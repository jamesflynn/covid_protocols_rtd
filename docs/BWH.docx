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B7239" w14:textId="77777777" w:rsidR="00327D66" w:rsidRDefault="00327D66">
      <w:pPr>
        <w:spacing w:line="240" w:lineRule="auto"/>
        <w:rPr>
          <w:i/>
        </w:rPr>
      </w:pPr>
    </w:p>
    <w:p w14:paraId="6949CD58" w14:textId="77777777" w:rsidR="00327D66" w:rsidRDefault="00327D66">
      <w:pPr>
        <w:shd w:val="clear" w:color="auto" w:fill="FFFFFF"/>
        <w:jc w:val="center"/>
        <w:rPr>
          <w:b/>
          <w:sz w:val="36"/>
          <w:szCs w:val="36"/>
          <w:u w:val="single"/>
        </w:rPr>
      </w:pPr>
    </w:p>
    <w:p w14:paraId="4F57A49A" w14:textId="77777777" w:rsidR="00327D66" w:rsidRDefault="00C932BA">
      <w:pPr>
        <w:shd w:val="clear" w:color="auto" w:fill="FFFFFF"/>
        <w:jc w:val="center"/>
        <w:rPr>
          <w:b/>
          <w:sz w:val="36"/>
          <w:szCs w:val="36"/>
          <w:u w:val="single"/>
        </w:rPr>
      </w:pPr>
      <w:r>
        <w:rPr>
          <w:b/>
          <w:noProof/>
          <w:sz w:val="36"/>
          <w:szCs w:val="36"/>
          <w:u w:val="single"/>
        </w:rPr>
        <w:drawing>
          <wp:inline distT="114300" distB="114300" distL="114300" distR="114300" wp14:anchorId="140CFB48" wp14:editId="5110BAF1">
            <wp:extent cx="4462463" cy="893923"/>
            <wp:effectExtent l="0" t="0" r="0" b="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462463" cy="893923"/>
                    </a:xfrm>
                    <a:prstGeom prst="rect">
                      <a:avLst/>
                    </a:prstGeom>
                    <a:ln/>
                  </pic:spPr>
                </pic:pic>
              </a:graphicData>
            </a:graphic>
          </wp:inline>
        </w:drawing>
      </w:r>
    </w:p>
    <w:p w14:paraId="7052768B" w14:textId="77777777" w:rsidR="00327D66" w:rsidRDefault="00C932BA">
      <w:pPr>
        <w:shd w:val="clear" w:color="auto" w:fill="FFFFFF"/>
        <w:jc w:val="center"/>
        <w:rPr>
          <w:b/>
          <w:sz w:val="36"/>
          <w:szCs w:val="36"/>
        </w:rPr>
      </w:pPr>
      <w:r>
        <w:rPr>
          <w:b/>
          <w:sz w:val="36"/>
          <w:szCs w:val="36"/>
        </w:rPr>
        <w:t>Brigham and Women’s Hospital</w:t>
      </w:r>
    </w:p>
    <w:p w14:paraId="269AA118" w14:textId="77777777" w:rsidR="00327D66" w:rsidRDefault="00C932BA">
      <w:pPr>
        <w:shd w:val="clear" w:color="auto" w:fill="FFFFFF"/>
        <w:jc w:val="center"/>
        <w:rPr>
          <w:b/>
          <w:i/>
          <w:sz w:val="36"/>
          <w:szCs w:val="36"/>
        </w:rPr>
      </w:pPr>
      <w:r>
        <w:rPr>
          <w:b/>
          <w:sz w:val="36"/>
          <w:szCs w:val="36"/>
        </w:rPr>
        <w:t xml:space="preserve">COVID-19 Critical Care Clinical Guidelines </w:t>
      </w:r>
    </w:p>
    <w:p w14:paraId="1522CD18" w14:textId="77777777" w:rsidR="00327D66" w:rsidRDefault="00327D66">
      <w:pPr>
        <w:shd w:val="clear" w:color="auto" w:fill="FFFFFF"/>
        <w:jc w:val="center"/>
        <w:rPr>
          <w:b/>
          <w:sz w:val="36"/>
          <w:szCs w:val="36"/>
          <w:u w:val="single"/>
        </w:rPr>
      </w:pPr>
    </w:p>
    <w:p w14:paraId="7322CE1C" w14:textId="77777777" w:rsidR="00327D66" w:rsidRDefault="00C932BA">
      <w:pPr>
        <w:shd w:val="clear" w:color="auto" w:fill="FFFFFF"/>
        <w:jc w:val="center"/>
        <w:rPr>
          <w:sz w:val="36"/>
          <w:szCs w:val="36"/>
        </w:rPr>
      </w:pPr>
      <w:r>
        <w:rPr>
          <w:sz w:val="36"/>
          <w:szCs w:val="36"/>
        </w:rPr>
        <w:t>Updated: 3/23/2020</w:t>
      </w:r>
    </w:p>
    <w:p w14:paraId="1949F173" w14:textId="77777777" w:rsidR="00327D66" w:rsidRDefault="00327D66">
      <w:pPr>
        <w:shd w:val="clear" w:color="auto" w:fill="FFFFFF"/>
        <w:rPr>
          <w:b/>
          <w:sz w:val="36"/>
          <w:szCs w:val="36"/>
        </w:rPr>
      </w:pPr>
    </w:p>
    <w:p w14:paraId="44C08432" w14:textId="77777777" w:rsidR="00327D66" w:rsidRDefault="00C932BA">
      <w:pPr>
        <w:shd w:val="clear" w:color="auto" w:fill="FFFFFF"/>
        <w:jc w:val="center"/>
        <w:rPr>
          <w:b/>
          <w:color w:val="FF0000"/>
          <w:sz w:val="28"/>
          <w:szCs w:val="28"/>
        </w:rPr>
      </w:pPr>
      <w:r>
        <w:rPr>
          <w:b/>
          <w:color w:val="FF0000"/>
          <w:sz w:val="28"/>
          <w:szCs w:val="28"/>
        </w:rPr>
        <w:t xml:space="preserve">This document is a work in progress. We have much to learn. </w:t>
      </w:r>
    </w:p>
    <w:p w14:paraId="289C4D94" w14:textId="77777777" w:rsidR="00327D66" w:rsidRDefault="00C932BA">
      <w:pPr>
        <w:shd w:val="clear" w:color="auto" w:fill="FFFFFF"/>
        <w:jc w:val="center"/>
        <w:rPr>
          <w:b/>
          <w:color w:val="FF0000"/>
          <w:sz w:val="28"/>
          <w:szCs w:val="28"/>
        </w:rPr>
      </w:pPr>
      <w:r>
        <w:rPr>
          <w:b/>
          <w:color w:val="FF0000"/>
          <w:sz w:val="28"/>
          <w:szCs w:val="28"/>
        </w:rPr>
        <w:t>This is updated daily with evolving information; do not print.</w:t>
      </w:r>
    </w:p>
    <w:p w14:paraId="0F58F153" w14:textId="77777777" w:rsidR="00327D66" w:rsidRDefault="00327D66">
      <w:pPr>
        <w:shd w:val="clear" w:color="auto" w:fill="FFFFFF"/>
        <w:jc w:val="center"/>
        <w:rPr>
          <w:b/>
          <w:color w:val="FF0000"/>
          <w:sz w:val="28"/>
          <w:szCs w:val="28"/>
        </w:rPr>
      </w:pPr>
    </w:p>
    <w:p w14:paraId="622EA65C" w14:textId="77777777" w:rsidR="00327D66" w:rsidRDefault="00C932BA">
      <w:pPr>
        <w:shd w:val="clear" w:color="auto" w:fill="FFFFFF"/>
        <w:jc w:val="center"/>
        <w:rPr>
          <w:b/>
          <w:color w:val="FF0000"/>
          <w:sz w:val="28"/>
          <w:szCs w:val="28"/>
        </w:rPr>
      </w:pPr>
      <w:hyperlink r:id="rId8">
        <w:r>
          <w:rPr>
            <w:b/>
            <w:color w:val="1155CC"/>
            <w:sz w:val="28"/>
            <w:szCs w:val="28"/>
            <w:u w:val="single"/>
          </w:rPr>
          <w:t>SCCM Guidelines</w:t>
        </w:r>
      </w:hyperlink>
      <w:r>
        <w:rPr>
          <w:b/>
          <w:color w:val="FF0000"/>
          <w:sz w:val="28"/>
          <w:szCs w:val="28"/>
        </w:rPr>
        <w:t xml:space="preserve"> are being reviewed and incorporated but are </w:t>
      </w:r>
      <w:r>
        <w:rPr>
          <w:b/>
          <w:color w:val="FF0000"/>
          <w:sz w:val="28"/>
          <w:szCs w:val="28"/>
        </w:rPr>
        <w:t>not yet reflected in this document</w:t>
      </w:r>
    </w:p>
    <w:p w14:paraId="32B113E1" w14:textId="77777777" w:rsidR="00327D66" w:rsidRDefault="00327D66">
      <w:pPr>
        <w:shd w:val="clear" w:color="auto" w:fill="FFFFFF"/>
        <w:jc w:val="center"/>
        <w:rPr>
          <w:b/>
          <w:sz w:val="28"/>
          <w:szCs w:val="28"/>
        </w:rPr>
      </w:pPr>
    </w:p>
    <w:p w14:paraId="4E546D43" w14:textId="77777777" w:rsidR="00327D66" w:rsidRDefault="00C932BA">
      <w:pPr>
        <w:shd w:val="clear" w:color="auto" w:fill="FFFFFF"/>
        <w:jc w:val="center"/>
        <w:rPr>
          <w:b/>
          <w:sz w:val="28"/>
          <w:szCs w:val="28"/>
        </w:rPr>
      </w:pPr>
      <w:r>
        <w:rPr>
          <w:b/>
          <w:color w:val="FF0000"/>
          <w:sz w:val="28"/>
          <w:szCs w:val="28"/>
        </w:rPr>
        <w:t>Please send suggestions:</w:t>
      </w:r>
      <w:r>
        <w:rPr>
          <w:b/>
          <w:sz w:val="28"/>
          <w:szCs w:val="28"/>
        </w:rPr>
        <w:t xml:space="preserve"> </w:t>
      </w:r>
      <w:hyperlink r:id="rId9">
        <w:r>
          <w:rPr>
            <w:color w:val="1155CC"/>
            <w:sz w:val="28"/>
            <w:szCs w:val="28"/>
            <w:u w:val="single"/>
          </w:rPr>
          <w:t>BWHCOVIDGuidelines@gmail.com</w:t>
        </w:r>
      </w:hyperlink>
      <w:r>
        <w:rPr>
          <w:b/>
          <w:sz w:val="28"/>
          <w:szCs w:val="28"/>
        </w:rPr>
        <w:t xml:space="preserve"> </w:t>
      </w:r>
    </w:p>
    <w:p w14:paraId="17F08AF8" w14:textId="77777777" w:rsidR="00327D66" w:rsidRDefault="00327D66">
      <w:pPr>
        <w:shd w:val="clear" w:color="auto" w:fill="FFFFFF"/>
        <w:rPr>
          <w:b/>
          <w:sz w:val="36"/>
          <w:szCs w:val="36"/>
          <w:u w:val="single"/>
        </w:rPr>
      </w:pPr>
    </w:p>
    <w:p w14:paraId="02100797" w14:textId="77777777" w:rsidR="00327D66" w:rsidRDefault="00C932BA">
      <w:pPr>
        <w:rPr>
          <w:b/>
          <w:sz w:val="36"/>
          <w:szCs w:val="36"/>
          <w:u w:val="single"/>
        </w:rPr>
      </w:pPr>
      <w:r>
        <w:rPr>
          <w:b/>
          <w:sz w:val="20"/>
          <w:szCs w:val="20"/>
        </w:rPr>
        <w:t xml:space="preserve">Disclaimer: </w:t>
      </w:r>
      <w:r>
        <w:rPr>
          <w:sz w:val="20"/>
          <w:szCs w:val="20"/>
        </w:rPr>
        <w:t xml:space="preserve">This document is intended as a resource for clinicians caring for </w:t>
      </w:r>
      <w:proofErr w:type="gramStart"/>
      <w:r>
        <w:rPr>
          <w:sz w:val="20"/>
          <w:szCs w:val="20"/>
        </w:rPr>
        <w:t>critically-ill</w:t>
      </w:r>
      <w:proofErr w:type="gramEnd"/>
      <w:r>
        <w:rPr>
          <w:sz w:val="20"/>
          <w:szCs w:val="20"/>
        </w:rPr>
        <w:t xml:space="preserve"> COVID-19 patient</w:t>
      </w:r>
      <w:r>
        <w:rPr>
          <w:sz w:val="20"/>
          <w:szCs w:val="20"/>
        </w:rPr>
        <w:t xml:space="preserve">s, based on available evidence and recommendations of governing bodies. The recommendations do not replace clinical judgment or the need for individualized patient care plans. While we attempt to keep this document </w:t>
      </w:r>
      <w:proofErr w:type="gramStart"/>
      <w:r>
        <w:rPr>
          <w:sz w:val="20"/>
          <w:szCs w:val="20"/>
        </w:rPr>
        <w:t>up-to-date</w:t>
      </w:r>
      <w:proofErr w:type="gramEnd"/>
      <w:r>
        <w:rPr>
          <w:sz w:val="20"/>
          <w:szCs w:val="20"/>
        </w:rPr>
        <w:t>, the literature on COVID-19 is</w:t>
      </w:r>
      <w:r>
        <w:rPr>
          <w:sz w:val="20"/>
          <w:szCs w:val="20"/>
        </w:rPr>
        <w:t xml:space="preserve"> rapidly evolving, and we suggest that practitioners search for the most up-to-date literature on any specific topic. These guidelines will also rapidly evolve as they are implemented into clinical practice and we receive feedback from practitioners. Final</w:t>
      </w:r>
      <w:r>
        <w:rPr>
          <w:sz w:val="20"/>
          <w:szCs w:val="20"/>
        </w:rPr>
        <w:t>ly, these guidelines were developed based on practice patterns and infrastructure at Brigham and Women’s Hospital in Boston, MA; local factors should be taken into account if utilized at other hospitals.</w:t>
      </w:r>
    </w:p>
    <w:p w14:paraId="3BFFE7E0" w14:textId="77777777" w:rsidR="00540552" w:rsidRDefault="00540552">
      <w:pPr>
        <w:pStyle w:val="Heading1"/>
      </w:pPr>
      <w:bookmarkStart w:id="0" w:name="_7amkd6138bxo" w:colFirst="0" w:colLast="0"/>
      <w:bookmarkStart w:id="1" w:name="_d36vdx67mxka" w:colFirst="0" w:colLast="0"/>
      <w:bookmarkEnd w:id="0"/>
      <w:bookmarkEnd w:id="1"/>
    </w:p>
    <w:p w14:paraId="636F42CF" w14:textId="77777777" w:rsidR="00540552" w:rsidRDefault="00540552">
      <w:pPr>
        <w:rPr>
          <w:sz w:val="40"/>
          <w:szCs w:val="40"/>
        </w:rPr>
      </w:pPr>
      <w:r>
        <w:br w:type="page"/>
      </w:r>
    </w:p>
    <w:p w14:paraId="3E62E627" w14:textId="77777777" w:rsidR="00327D66" w:rsidRDefault="00C932BA">
      <w:pPr>
        <w:pStyle w:val="Heading1"/>
      </w:pPr>
      <w:r>
        <w:lastRenderedPageBreak/>
        <w:t>Chapter 1: Non-ICU Management, Triage, Transfers</w:t>
      </w:r>
    </w:p>
    <w:p w14:paraId="73242FAB" w14:textId="77777777" w:rsidR="00327D66" w:rsidRDefault="00C932BA">
      <w:pPr>
        <w:pStyle w:val="Heading2"/>
        <w:numPr>
          <w:ilvl w:val="0"/>
          <w:numId w:val="2"/>
        </w:numPr>
        <w:spacing w:after="0"/>
      </w:pPr>
      <w:bookmarkStart w:id="2" w:name="_a8294aye0lbq" w:colFirst="0" w:colLast="0"/>
      <w:bookmarkEnd w:id="2"/>
      <w:r>
        <w:t xml:space="preserve">Clinical Course of COVID-19 </w:t>
      </w:r>
    </w:p>
    <w:p w14:paraId="4E45BA97" w14:textId="77777777" w:rsidR="00327D66" w:rsidRDefault="00C932BA">
      <w:pPr>
        <w:numPr>
          <w:ilvl w:val="1"/>
          <w:numId w:val="2"/>
        </w:numPr>
        <w:spacing w:line="240" w:lineRule="auto"/>
      </w:pPr>
      <w:r>
        <w:rPr>
          <w:b/>
        </w:rPr>
        <w:t xml:space="preserve">Clinical presentation: </w:t>
      </w:r>
      <w:r>
        <w:t>n</w:t>
      </w:r>
      <w:r>
        <w:t>on-specific, flu-like illness</w:t>
      </w:r>
    </w:p>
    <w:p w14:paraId="64141C47" w14:textId="77777777" w:rsidR="00327D66" w:rsidRDefault="00C932BA">
      <w:pPr>
        <w:widowControl w:val="0"/>
        <w:numPr>
          <w:ilvl w:val="2"/>
          <w:numId w:val="2"/>
        </w:numPr>
      </w:pPr>
      <w:r>
        <w:t xml:space="preserve">Fever (44-98%) </w:t>
      </w:r>
    </w:p>
    <w:p w14:paraId="728DBF6F" w14:textId="77777777" w:rsidR="00327D66" w:rsidRDefault="00C932BA">
      <w:pPr>
        <w:widowControl w:val="0"/>
        <w:numPr>
          <w:ilvl w:val="2"/>
          <w:numId w:val="2"/>
        </w:numPr>
      </w:pPr>
      <w:r>
        <w:t>Cough (46-82%)</w:t>
      </w:r>
    </w:p>
    <w:p w14:paraId="42F5F7E4" w14:textId="77777777" w:rsidR="00327D66" w:rsidRDefault="00C932BA">
      <w:pPr>
        <w:widowControl w:val="0"/>
        <w:numPr>
          <w:ilvl w:val="2"/>
          <w:numId w:val="2"/>
        </w:numPr>
      </w:pPr>
      <w:r>
        <w:t>Shortness of breath (20-64%)</w:t>
      </w:r>
    </w:p>
    <w:p w14:paraId="7133B553" w14:textId="77777777" w:rsidR="00327D66" w:rsidRDefault="00C932BA">
      <w:pPr>
        <w:widowControl w:val="0"/>
        <w:numPr>
          <w:ilvl w:val="2"/>
          <w:numId w:val="2"/>
        </w:numPr>
      </w:pPr>
      <w:r>
        <w:t xml:space="preserve">Upper respiratory symptoms, nasal / sinus </w:t>
      </w:r>
      <w:proofErr w:type="gramStart"/>
      <w:r>
        <w:t>congestion  (</w:t>
      </w:r>
      <w:proofErr w:type="gramEnd"/>
      <w:r>
        <w:t>5-25%)</w:t>
      </w:r>
    </w:p>
    <w:p w14:paraId="67C026A3" w14:textId="77777777" w:rsidR="00327D66" w:rsidRDefault="00C932BA">
      <w:pPr>
        <w:widowControl w:val="0"/>
        <w:numPr>
          <w:ilvl w:val="2"/>
          <w:numId w:val="2"/>
        </w:numPr>
      </w:pPr>
      <w:r>
        <w:rPr>
          <w:highlight w:val="white"/>
        </w:rPr>
        <w:t>GI symptoms (10%; usually before respiratory symptoms)</w:t>
      </w:r>
    </w:p>
    <w:p w14:paraId="51973439" w14:textId="77777777" w:rsidR="00327D66" w:rsidRDefault="00C932BA">
      <w:pPr>
        <w:widowControl w:val="0"/>
        <w:numPr>
          <w:ilvl w:val="1"/>
          <w:numId w:val="2"/>
        </w:numPr>
        <w:rPr>
          <w:highlight w:val="white"/>
        </w:rPr>
      </w:pPr>
      <w:r>
        <w:rPr>
          <w:b/>
          <w:highlight w:val="white"/>
        </w:rPr>
        <w:t>Transmission:</w:t>
      </w:r>
    </w:p>
    <w:p w14:paraId="30BB55F6" w14:textId="77777777" w:rsidR="00327D66" w:rsidRDefault="00C932BA">
      <w:pPr>
        <w:widowControl w:val="0"/>
        <w:numPr>
          <w:ilvl w:val="2"/>
          <w:numId w:val="2"/>
        </w:numPr>
        <w:rPr>
          <w:highlight w:val="white"/>
        </w:rPr>
      </w:pPr>
      <w:r>
        <w:rPr>
          <w:highlight w:val="white"/>
        </w:rPr>
        <w:t>Large droplets and fomites</w:t>
      </w:r>
    </w:p>
    <w:p w14:paraId="1DDD7D62" w14:textId="77777777" w:rsidR="00327D66" w:rsidRDefault="00C932BA">
      <w:pPr>
        <w:widowControl w:val="0"/>
        <w:numPr>
          <w:ilvl w:val="3"/>
          <w:numId w:val="2"/>
        </w:numPr>
        <w:rPr>
          <w:highlight w:val="white"/>
        </w:rPr>
      </w:pPr>
      <w:r>
        <w:rPr>
          <w:highlight w:val="white"/>
        </w:rPr>
        <w:t>Viral particles survive &lt; 24h on cardboard, &lt; 72h on plastic or steel (</w:t>
      </w:r>
      <w:hyperlink r:id="rId10">
        <w:r>
          <w:rPr>
            <w:color w:val="1155CC"/>
            <w:highlight w:val="white"/>
            <w:u w:val="single"/>
          </w:rPr>
          <w:t xml:space="preserve">van </w:t>
        </w:r>
        <w:proofErr w:type="spellStart"/>
        <w:r>
          <w:rPr>
            <w:color w:val="1155CC"/>
            <w:highlight w:val="white"/>
            <w:u w:val="single"/>
          </w:rPr>
          <w:t>Dore</w:t>
        </w:r>
      </w:hyperlink>
      <w:del w:id="3" w:author="Bina Kassamali" w:date="2020-03-24T23:49:00Z">
        <w:r>
          <w:fldChar w:fldCharType="begin"/>
        </w:r>
        <w:r>
          <w:delInstrText>HYPERLINK "http://</w:delInstrText>
        </w:r>
        <w:r>
          <w:delInstrText>www.ncbi.nlm.nih.gov/pubmed/32182409"</w:delInstrText>
        </w:r>
        <w:r>
          <w:fldChar w:fldCharType="separate"/>
        </w:r>
        <w:r>
          <w:rPr>
            <w:color w:val="1155CC"/>
            <w:highlight w:val="white"/>
            <w:u w:val="single"/>
          </w:rPr>
          <w:delText>l</w:delText>
        </w:r>
        <w:r>
          <w:fldChar w:fldCharType="end"/>
        </w:r>
      </w:del>
      <w:hyperlink r:id="rId11">
        <w:r>
          <w:rPr>
            <w:color w:val="1155CC"/>
            <w:highlight w:val="white"/>
            <w:u w:val="single"/>
          </w:rPr>
          <w:t>malen</w:t>
        </w:r>
        <w:proofErr w:type="spellEnd"/>
        <w:r>
          <w:rPr>
            <w:color w:val="1155CC"/>
            <w:highlight w:val="white"/>
            <w:u w:val="single"/>
          </w:rPr>
          <w:t xml:space="preserve"> et al, </w:t>
        </w:r>
      </w:hyperlink>
      <w:hyperlink r:id="rId12">
        <w:r>
          <w:rPr>
            <w:i/>
            <w:color w:val="1155CC"/>
            <w:highlight w:val="white"/>
            <w:u w:val="single"/>
          </w:rPr>
          <w:t xml:space="preserve">New </w:t>
        </w:r>
        <w:proofErr w:type="spellStart"/>
        <w:r>
          <w:rPr>
            <w:i/>
            <w:color w:val="1155CC"/>
            <w:highlight w:val="white"/>
            <w:u w:val="single"/>
          </w:rPr>
          <w:t>Engl</w:t>
        </w:r>
        <w:proofErr w:type="spellEnd"/>
        <w:r>
          <w:rPr>
            <w:i/>
            <w:color w:val="1155CC"/>
            <w:highlight w:val="white"/>
            <w:u w:val="single"/>
          </w:rPr>
          <w:t xml:space="preserve"> J Med, </w:t>
        </w:r>
      </w:hyperlink>
      <w:hyperlink r:id="rId13">
        <w:r>
          <w:rPr>
            <w:color w:val="1155CC"/>
            <w:highlight w:val="white"/>
            <w:u w:val="single"/>
          </w:rPr>
          <w:t>20</w:t>
        </w:r>
      </w:hyperlink>
      <w:hyperlink r:id="rId14">
        <w:r>
          <w:rPr>
            <w:color w:val="1155CC"/>
            <w:highlight w:val="white"/>
            <w:u w:val="single"/>
          </w:rPr>
          <w:t>20</w:t>
        </w:r>
      </w:hyperlink>
      <w:r>
        <w:rPr>
          <w:highlight w:val="white"/>
        </w:rPr>
        <w:t>)</w:t>
      </w:r>
    </w:p>
    <w:p w14:paraId="551FE939" w14:textId="77777777" w:rsidR="00327D66" w:rsidRDefault="00C932BA">
      <w:pPr>
        <w:widowControl w:val="0"/>
        <w:numPr>
          <w:ilvl w:val="2"/>
          <w:numId w:val="2"/>
        </w:numPr>
        <w:rPr>
          <w:highlight w:val="white"/>
        </w:rPr>
      </w:pPr>
      <w:r>
        <w:rPr>
          <w:highlight w:val="white"/>
        </w:rPr>
        <w:t xml:space="preserve">Aerosols (droplet nuclei, &lt; 5 µm), estimated &lt; 4h </w:t>
      </w:r>
    </w:p>
    <w:p w14:paraId="44431AA1" w14:textId="77777777" w:rsidR="00327D66" w:rsidRDefault="00C932BA">
      <w:pPr>
        <w:widowControl w:val="0"/>
        <w:numPr>
          <w:ilvl w:val="2"/>
          <w:numId w:val="2"/>
        </w:numPr>
        <w:rPr>
          <w:highlight w:val="white"/>
        </w:rPr>
      </w:pPr>
      <w:r>
        <w:rPr>
          <w:highlight w:val="white"/>
        </w:rPr>
        <w:t>Incubation period: median 4 days, common range 2-7 days, up to 24 days</w:t>
      </w:r>
    </w:p>
    <w:p w14:paraId="5D61740B" w14:textId="77777777" w:rsidR="00327D66" w:rsidRDefault="00C932BA">
      <w:pPr>
        <w:widowControl w:val="0"/>
        <w:numPr>
          <w:ilvl w:val="2"/>
          <w:numId w:val="2"/>
        </w:numPr>
        <w:rPr>
          <w:highlight w:val="white"/>
        </w:rPr>
      </w:pPr>
      <w:r>
        <w:rPr>
          <w:highlight w:val="white"/>
        </w:rPr>
        <w:t>Symptomatic and asymptomatic patients can transmit the virus</w:t>
      </w:r>
    </w:p>
    <w:p w14:paraId="7EADB6DD" w14:textId="77777777" w:rsidR="00327D66" w:rsidRDefault="00C932BA">
      <w:pPr>
        <w:numPr>
          <w:ilvl w:val="1"/>
          <w:numId w:val="2"/>
        </w:numPr>
        <w:spacing w:line="240" w:lineRule="auto"/>
      </w:pPr>
      <w:r>
        <w:rPr>
          <w:b/>
        </w:rPr>
        <w:t>D</w:t>
      </w:r>
      <w:r>
        <w:rPr>
          <w:b/>
        </w:rPr>
        <w:t>isease Course</w:t>
      </w:r>
      <w:r>
        <w:t xml:space="preserve">: </w:t>
      </w:r>
    </w:p>
    <w:p w14:paraId="694D3990" w14:textId="77777777" w:rsidR="00327D66" w:rsidRDefault="00C932BA">
      <w:pPr>
        <w:numPr>
          <w:ilvl w:val="2"/>
          <w:numId w:val="2"/>
        </w:numPr>
        <w:spacing w:line="240" w:lineRule="auto"/>
      </w:pPr>
      <w:r>
        <w:t>~ 80% do not require critical care</w:t>
      </w:r>
    </w:p>
    <w:p w14:paraId="52A63E20" w14:textId="77777777" w:rsidR="00327D66" w:rsidRDefault="00C932BA">
      <w:pPr>
        <w:numPr>
          <w:ilvl w:val="2"/>
          <w:numId w:val="2"/>
        </w:numPr>
        <w:spacing w:line="240" w:lineRule="auto"/>
      </w:pPr>
      <w:r>
        <w:t xml:space="preserve">~ 10-20% develop bacterial superinfection </w:t>
      </w:r>
    </w:p>
    <w:p w14:paraId="4EAA3248" w14:textId="77777777" w:rsidR="00327D66" w:rsidRDefault="00C932BA">
      <w:pPr>
        <w:numPr>
          <w:ilvl w:val="2"/>
          <w:numId w:val="2"/>
        </w:numPr>
        <w:spacing w:line="240" w:lineRule="auto"/>
      </w:pPr>
      <w:r>
        <w:t xml:space="preserve">~ 2-25% have respiratory viral co-infection (Qingdao, China: </w:t>
      </w:r>
      <w:hyperlink r:id="rId15">
        <w:r>
          <w:rPr>
            <w:color w:val="1155CC"/>
            <w:u w:val="single"/>
          </w:rPr>
          <w:t xml:space="preserve">Xing et al, </w:t>
        </w:r>
      </w:hyperlink>
      <w:hyperlink r:id="rId16">
        <w:proofErr w:type="spellStart"/>
        <w:r>
          <w:rPr>
            <w:i/>
            <w:color w:val="1155CC"/>
            <w:u w:val="single"/>
          </w:rPr>
          <w:t>medRxiv</w:t>
        </w:r>
        <w:proofErr w:type="spellEnd"/>
        <w:r>
          <w:rPr>
            <w:i/>
            <w:color w:val="1155CC"/>
            <w:u w:val="single"/>
          </w:rPr>
          <w:t xml:space="preserve">, </w:t>
        </w:r>
      </w:hyperlink>
      <w:hyperlink r:id="rId17">
        <w:r>
          <w:rPr>
            <w:color w:val="1155CC"/>
            <w:u w:val="single"/>
          </w:rPr>
          <w:t>2020 preprint</w:t>
        </w:r>
      </w:hyperlink>
      <w:r>
        <w:t xml:space="preserve">; Stanford, CA, USA: </w:t>
      </w:r>
      <w:hyperlink r:id="rId18">
        <w:r>
          <w:rPr>
            <w:color w:val="1155CC"/>
            <w:u w:val="single"/>
          </w:rPr>
          <w:t xml:space="preserve">Shah N, </w:t>
        </w:r>
      </w:hyperlink>
      <w:hyperlink r:id="rId19">
        <w:r>
          <w:rPr>
            <w:i/>
            <w:color w:val="1155CC"/>
            <w:u w:val="single"/>
          </w:rPr>
          <w:t>Medium</w:t>
        </w:r>
      </w:hyperlink>
      <w:hyperlink r:id="rId20">
        <w:r>
          <w:rPr>
            <w:color w:val="1155CC"/>
            <w:u w:val="single"/>
          </w:rPr>
          <w:t>, 2020 unpublished data</w:t>
        </w:r>
      </w:hyperlink>
      <w:r>
        <w:t>)</w:t>
      </w:r>
    </w:p>
    <w:p w14:paraId="7257DA22" w14:textId="77777777" w:rsidR="00327D66" w:rsidRDefault="00C932BA">
      <w:pPr>
        <w:numPr>
          <w:ilvl w:val="2"/>
          <w:numId w:val="2"/>
        </w:numPr>
        <w:spacing w:line="240" w:lineRule="auto"/>
      </w:pPr>
      <w:r>
        <w:t>~ 20% develop ARDS</w:t>
      </w:r>
    </w:p>
    <w:p w14:paraId="2F582C5C" w14:textId="77777777" w:rsidR="00327D66" w:rsidRDefault="00C932BA">
      <w:pPr>
        <w:numPr>
          <w:ilvl w:val="2"/>
          <w:numId w:val="2"/>
        </w:numPr>
        <w:spacing w:line="240" w:lineRule="auto"/>
      </w:pPr>
      <w:r>
        <w:t xml:space="preserve">~ 5% develop renal injury requiring renal replacement therapy </w:t>
      </w:r>
    </w:p>
    <w:p w14:paraId="64AA8F60" w14:textId="77777777" w:rsidR="00327D66" w:rsidRDefault="00C932BA">
      <w:pPr>
        <w:numPr>
          <w:ilvl w:val="2"/>
          <w:numId w:val="2"/>
        </w:numPr>
        <w:spacing w:line="240" w:lineRule="auto"/>
      </w:pPr>
      <w:r>
        <w:t>Elevated AST / ALT (~200s) is common; fulminant hepatitis not reported</w:t>
      </w:r>
    </w:p>
    <w:p w14:paraId="7E4B3A6D" w14:textId="77777777" w:rsidR="00327D66" w:rsidRDefault="00C932BA">
      <w:pPr>
        <w:numPr>
          <w:ilvl w:val="2"/>
          <w:numId w:val="2"/>
        </w:numPr>
        <w:spacing w:line="240" w:lineRule="auto"/>
      </w:pPr>
      <w:r>
        <w:t>Cardiomyopathy in critically ill pati</w:t>
      </w:r>
      <w:r>
        <w:t>ents; some progress to cardiogenic shock late in course (anecdotal reports)</w:t>
      </w:r>
    </w:p>
    <w:p w14:paraId="270D5EA9" w14:textId="77777777" w:rsidR="00327D66" w:rsidRDefault="00C932BA">
      <w:pPr>
        <w:numPr>
          <w:ilvl w:val="1"/>
          <w:numId w:val="2"/>
        </w:numPr>
        <w:spacing w:line="240" w:lineRule="auto"/>
      </w:pPr>
      <w:r>
        <w:rPr>
          <w:b/>
        </w:rPr>
        <w:t>Reasons for ICU admission:</w:t>
      </w:r>
    </w:p>
    <w:p w14:paraId="46F544FF" w14:textId="77777777" w:rsidR="00327D66" w:rsidRDefault="00C932BA">
      <w:pPr>
        <w:numPr>
          <w:ilvl w:val="2"/>
          <w:numId w:val="2"/>
        </w:numPr>
        <w:spacing w:line="240" w:lineRule="auto"/>
      </w:pPr>
      <w:r>
        <w:t>Hypoxemic respiratory failure is the most common indication for ICU.</w:t>
      </w:r>
    </w:p>
    <w:p w14:paraId="4A64CF0A" w14:textId="77777777" w:rsidR="00327D66" w:rsidRDefault="00C932BA">
      <w:pPr>
        <w:numPr>
          <w:ilvl w:val="3"/>
          <w:numId w:val="2"/>
        </w:numPr>
        <w:spacing w:line="240" w:lineRule="auto"/>
      </w:pPr>
      <w:r>
        <w:t>Reports of rapid progression to intubation within 12-24h</w:t>
      </w:r>
    </w:p>
    <w:p w14:paraId="18679BC3" w14:textId="77777777" w:rsidR="00327D66" w:rsidRDefault="00C932BA">
      <w:pPr>
        <w:numPr>
          <w:ilvl w:val="2"/>
          <w:numId w:val="2"/>
        </w:numPr>
        <w:spacing w:line="240" w:lineRule="auto"/>
      </w:pPr>
      <w:r>
        <w:t>Few patients with shock, ca</w:t>
      </w:r>
      <w:r>
        <w:t>n develop late in course</w:t>
      </w:r>
    </w:p>
    <w:p w14:paraId="59CF353F" w14:textId="77777777" w:rsidR="00327D66" w:rsidRDefault="00C932BA">
      <w:pPr>
        <w:numPr>
          <w:ilvl w:val="2"/>
          <w:numId w:val="2"/>
        </w:numPr>
        <w:spacing w:line="240" w:lineRule="auto"/>
      </w:pPr>
      <w:r>
        <w:t>Median time from symptom onset to ICU transfer is ~10 days</w:t>
      </w:r>
    </w:p>
    <w:p w14:paraId="7D3A8E92" w14:textId="77777777" w:rsidR="00327D66" w:rsidRDefault="00C932BA">
      <w:pPr>
        <w:numPr>
          <w:ilvl w:val="1"/>
          <w:numId w:val="2"/>
        </w:numPr>
        <w:spacing w:line="240" w:lineRule="auto"/>
      </w:pPr>
      <w:r>
        <w:rPr>
          <w:b/>
        </w:rPr>
        <w:t>Poor prognostic indicators:</w:t>
      </w:r>
    </w:p>
    <w:p w14:paraId="4A7C6B54" w14:textId="77777777" w:rsidR="00327D66" w:rsidRDefault="00C932BA">
      <w:pPr>
        <w:numPr>
          <w:ilvl w:val="2"/>
          <w:numId w:val="2"/>
        </w:numPr>
        <w:spacing w:line="240" w:lineRule="auto"/>
      </w:pPr>
      <w:r>
        <w:t>Demographics: Age &gt; 65, male</w:t>
      </w:r>
    </w:p>
    <w:p w14:paraId="222E4BC3" w14:textId="77777777" w:rsidR="00327D66" w:rsidRDefault="00C932BA">
      <w:pPr>
        <w:numPr>
          <w:ilvl w:val="2"/>
          <w:numId w:val="2"/>
        </w:numPr>
        <w:spacing w:line="240" w:lineRule="auto"/>
      </w:pPr>
      <w:r>
        <w:t>Comorbidities: cardiovascular disease (includes hypertension), pulmonary disease, diabetes, malignancy, immunosuppression</w:t>
      </w:r>
    </w:p>
    <w:p w14:paraId="651D2DF0" w14:textId="77777777" w:rsidR="00327D66" w:rsidRDefault="00C932BA">
      <w:pPr>
        <w:numPr>
          <w:ilvl w:val="2"/>
          <w:numId w:val="2"/>
        </w:numPr>
        <w:spacing w:line="240" w:lineRule="auto"/>
      </w:pPr>
      <w:r>
        <w:t>Lab findings: severe lymphopenia, elevated troponin, elevated creatinine, elevated LDH, elevated CRP, elevated D-dimer</w:t>
      </w:r>
    </w:p>
    <w:p w14:paraId="2B782F93" w14:textId="77777777" w:rsidR="00327D66" w:rsidRDefault="00C932BA">
      <w:pPr>
        <w:numPr>
          <w:ilvl w:val="1"/>
          <w:numId w:val="2"/>
        </w:numPr>
      </w:pPr>
      <w:r>
        <w:rPr>
          <w:b/>
        </w:rPr>
        <w:t>Cause of death:</w:t>
      </w:r>
    </w:p>
    <w:p w14:paraId="3CC5D6A5" w14:textId="77777777" w:rsidR="00327D66" w:rsidRDefault="00C932BA">
      <w:pPr>
        <w:numPr>
          <w:ilvl w:val="2"/>
          <w:numId w:val="2"/>
        </w:numPr>
      </w:pPr>
      <w:r>
        <w:t>~53% respiratory failure</w:t>
      </w:r>
    </w:p>
    <w:p w14:paraId="0CC85348" w14:textId="77777777" w:rsidR="00327D66" w:rsidRDefault="00C932BA">
      <w:pPr>
        <w:numPr>
          <w:ilvl w:val="2"/>
          <w:numId w:val="2"/>
        </w:numPr>
      </w:pPr>
      <w:r>
        <w:t>~33% concomitant respiratory and heart failure</w:t>
      </w:r>
    </w:p>
    <w:p w14:paraId="7C2FB4BD" w14:textId="77777777" w:rsidR="00327D66" w:rsidRDefault="00C932BA">
      <w:pPr>
        <w:numPr>
          <w:ilvl w:val="2"/>
          <w:numId w:val="2"/>
        </w:numPr>
      </w:pPr>
      <w:r>
        <w:t>~7% cardiac or heart failure alone</w:t>
      </w:r>
    </w:p>
    <w:p w14:paraId="4D35B0B8" w14:textId="77777777" w:rsidR="00327D66" w:rsidRDefault="00C932BA">
      <w:pPr>
        <w:numPr>
          <w:ilvl w:val="2"/>
          <w:numId w:val="2"/>
        </w:numPr>
      </w:pPr>
      <w:r>
        <w:t>Mortality rate appears to correlate with age and availability of medical resources (</w:t>
      </w:r>
      <w:proofErr w:type="spellStart"/>
      <w:r>
        <w:fldChar w:fldCharType="begin"/>
      </w:r>
      <w:r>
        <w:instrText xml:space="preserve"> HYPERLINK "http://www.ncbi.nlm.nih.gov/pubmed/32125452" \h </w:instrText>
      </w:r>
      <w:r>
        <w:fldChar w:fldCharType="separate"/>
      </w:r>
      <w:r>
        <w:rPr>
          <w:color w:val="1155CC"/>
          <w:u w:val="single"/>
        </w:rPr>
        <w:t>R</w:t>
      </w:r>
      <w:r>
        <w:rPr>
          <w:color w:val="1155CC"/>
          <w:u w:val="single"/>
        </w:rPr>
        <w:t>uan</w:t>
      </w:r>
      <w:proofErr w:type="spellEnd"/>
      <w:r>
        <w:rPr>
          <w:color w:val="1155CC"/>
          <w:u w:val="single"/>
        </w:rPr>
        <w:t xml:space="preserve"> et al, </w:t>
      </w:r>
      <w:r>
        <w:rPr>
          <w:color w:val="1155CC"/>
          <w:u w:val="single"/>
        </w:rPr>
        <w:fldChar w:fldCharType="end"/>
      </w:r>
      <w:hyperlink r:id="rId21">
        <w:r>
          <w:rPr>
            <w:i/>
            <w:color w:val="1155CC"/>
            <w:u w:val="single"/>
          </w:rPr>
          <w:t>Intensive Care Med,</w:t>
        </w:r>
      </w:hyperlink>
      <w:hyperlink r:id="rId22">
        <w:r>
          <w:rPr>
            <w:color w:val="1155CC"/>
            <w:u w:val="single"/>
          </w:rPr>
          <w:t xml:space="preserve"> 2020</w:t>
        </w:r>
      </w:hyperlink>
      <w:r>
        <w:t>)</w:t>
      </w:r>
    </w:p>
    <w:p w14:paraId="1FC958A4" w14:textId="77777777" w:rsidR="00327D66" w:rsidRDefault="00327D66"/>
    <w:p w14:paraId="0A5A3E3C" w14:textId="77777777" w:rsidR="00327D66" w:rsidRDefault="00C932BA">
      <w:pPr>
        <w:pStyle w:val="Heading2"/>
        <w:numPr>
          <w:ilvl w:val="0"/>
          <w:numId w:val="2"/>
        </w:numPr>
        <w:spacing w:after="0" w:line="240" w:lineRule="auto"/>
      </w:pPr>
      <w:bookmarkStart w:id="4" w:name="_ymvixg917k3e" w:colFirst="0" w:colLast="0"/>
      <w:bookmarkEnd w:id="4"/>
      <w:r>
        <w:lastRenderedPageBreak/>
        <w:t>Personal Protective Equipment and Infection Control</w:t>
      </w:r>
    </w:p>
    <w:p w14:paraId="43122F2E" w14:textId="77777777" w:rsidR="00327D66" w:rsidRDefault="00C932BA">
      <w:pPr>
        <w:numPr>
          <w:ilvl w:val="1"/>
          <w:numId w:val="2"/>
        </w:numPr>
        <w:rPr>
          <w:b/>
        </w:rPr>
      </w:pPr>
      <w:r>
        <w:rPr>
          <w:b/>
          <w:color w:val="201F1E"/>
          <w:highlight w:val="white"/>
        </w:rPr>
        <w:t>Personal Protective Equipment</w:t>
      </w:r>
    </w:p>
    <w:p w14:paraId="2BA8D812" w14:textId="77777777" w:rsidR="00327D66" w:rsidRDefault="00C932BA">
      <w:pPr>
        <w:numPr>
          <w:ilvl w:val="2"/>
          <w:numId w:val="2"/>
        </w:numPr>
      </w:pPr>
      <w:r>
        <w:rPr>
          <w:color w:val="201F1E"/>
          <w:highlight w:val="white"/>
        </w:rPr>
        <w:t>This is an</w:t>
      </w:r>
      <w:r>
        <w:rPr>
          <w:color w:val="201F1E"/>
          <w:highlight w:val="white"/>
        </w:rPr>
        <w:t xml:space="preserve"> area that is actively changing. Guidance depends on the specific unit, patient risk profile, and nature of contact</w:t>
      </w:r>
    </w:p>
    <w:p w14:paraId="0775F4A6" w14:textId="77777777" w:rsidR="00327D66" w:rsidRDefault="00C932BA">
      <w:pPr>
        <w:numPr>
          <w:ilvl w:val="3"/>
          <w:numId w:val="2"/>
        </w:numPr>
      </w:pPr>
      <w:hyperlink r:id="rId23">
        <w:r>
          <w:rPr>
            <w:color w:val="1155CC"/>
            <w:highlight w:val="white"/>
            <w:u w:val="single"/>
          </w:rPr>
          <w:t>Partners PPE Guid</w:t>
        </w:r>
        <w:r>
          <w:rPr>
            <w:color w:val="1155CC"/>
            <w:highlight w:val="white"/>
            <w:u w:val="single"/>
          </w:rPr>
          <w:t>ance</w:t>
        </w:r>
      </w:hyperlink>
      <w:r>
        <w:rPr>
          <w:color w:val="201F1E"/>
          <w:highlight w:val="white"/>
        </w:rPr>
        <w:t xml:space="preserve"> (Partners sign-in required)</w:t>
      </w:r>
    </w:p>
    <w:p w14:paraId="53372A11" w14:textId="77777777" w:rsidR="00327D66" w:rsidRDefault="00C932BA">
      <w:pPr>
        <w:numPr>
          <w:ilvl w:val="3"/>
          <w:numId w:val="2"/>
        </w:numPr>
        <w:rPr>
          <w:color w:val="201F1E"/>
          <w:highlight w:val="white"/>
        </w:rPr>
      </w:pPr>
      <w:r>
        <w:rPr>
          <w:color w:val="201F1E"/>
          <w:highlight w:val="white"/>
        </w:rPr>
        <w:t xml:space="preserve">Please use this </w:t>
      </w:r>
      <w:hyperlink r:id="rId24">
        <w:r>
          <w:rPr>
            <w:color w:val="1155CC"/>
            <w:highlight w:val="white"/>
            <w:u w:val="single"/>
          </w:rPr>
          <w:t>link</w:t>
        </w:r>
      </w:hyperlink>
      <w:r>
        <w:rPr>
          <w:color w:val="201F1E"/>
          <w:highlight w:val="white"/>
        </w:rPr>
        <w:t xml:space="preserve"> for donations of PPE or targeted funding for PPE</w:t>
      </w:r>
    </w:p>
    <w:p w14:paraId="0655BD00" w14:textId="77777777" w:rsidR="00327D66" w:rsidRDefault="00C932BA">
      <w:pPr>
        <w:numPr>
          <w:ilvl w:val="1"/>
          <w:numId w:val="2"/>
        </w:numPr>
        <w:rPr>
          <w:b/>
          <w:color w:val="201F1E"/>
          <w:highlight w:val="white"/>
        </w:rPr>
      </w:pPr>
      <w:r>
        <w:rPr>
          <w:b/>
          <w:color w:val="201F1E"/>
          <w:highlight w:val="white"/>
        </w:rPr>
        <w:t>Isolation Protocols</w:t>
      </w:r>
    </w:p>
    <w:p w14:paraId="22404EEA" w14:textId="77777777" w:rsidR="00327D66" w:rsidRDefault="00C932BA">
      <w:pPr>
        <w:numPr>
          <w:ilvl w:val="2"/>
          <w:numId w:val="2"/>
        </w:numPr>
        <w:rPr>
          <w:i/>
          <w:color w:val="201F1E"/>
          <w:highlight w:val="white"/>
        </w:rPr>
      </w:pPr>
      <w:r>
        <w:rPr>
          <w:i/>
          <w:color w:val="201F1E"/>
          <w:highlight w:val="white"/>
        </w:rPr>
        <w:t xml:space="preserve">This section is in process. </w:t>
      </w:r>
    </w:p>
    <w:p w14:paraId="18203D67" w14:textId="77777777" w:rsidR="00327D66" w:rsidRDefault="00C932BA">
      <w:pPr>
        <w:numPr>
          <w:ilvl w:val="3"/>
          <w:numId w:val="2"/>
        </w:numPr>
        <w:rPr>
          <w:color w:val="201F1E"/>
          <w:highlight w:val="white"/>
        </w:rPr>
      </w:pPr>
      <w:r>
        <w:rPr>
          <w:color w:val="201F1E"/>
          <w:highlight w:val="white"/>
        </w:rPr>
        <w:t>Partners Isolation Protocol will be linked here soon (Partners sign-in required)</w:t>
      </w:r>
    </w:p>
    <w:p w14:paraId="27E05C74" w14:textId="77777777" w:rsidR="00327D66" w:rsidRDefault="00327D66">
      <w:pPr>
        <w:ind w:left="2880"/>
      </w:pPr>
    </w:p>
    <w:p w14:paraId="6547A548" w14:textId="77777777" w:rsidR="00327D66" w:rsidRDefault="00C932BA">
      <w:pPr>
        <w:pStyle w:val="Heading2"/>
        <w:numPr>
          <w:ilvl w:val="0"/>
          <w:numId w:val="2"/>
        </w:numPr>
        <w:spacing w:after="0" w:line="240" w:lineRule="auto"/>
      </w:pPr>
      <w:bookmarkStart w:id="5" w:name="_1r0df8g4u47b" w:colFirst="0" w:colLast="0"/>
      <w:bookmarkEnd w:id="5"/>
      <w:r>
        <w:t>Inpatient (non-ICU) Management Principles</w:t>
      </w:r>
    </w:p>
    <w:p w14:paraId="089C9E84" w14:textId="77777777" w:rsidR="00327D66" w:rsidRDefault="00C932BA">
      <w:pPr>
        <w:numPr>
          <w:ilvl w:val="1"/>
          <w:numId w:val="2"/>
        </w:numPr>
        <w:rPr>
          <w:b/>
        </w:rPr>
      </w:pPr>
      <w:r>
        <w:rPr>
          <w:b/>
        </w:rPr>
        <w:t>COVID testing</w:t>
      </w:r>
    </w:p>
    <w:p w14:paraId="7B79DBE2" w14:textId="77777777" w:rsidR="00327D66" w:rsidRDefault="00C932BA">
      <w:pPr>
        <w:numPr>
          <w:ilvl w:val="2"/>
          <w:numId w:val="2"/>
        </w:numPr>
      </w:pPr>
      <w:r>
        <w:t>This is an area that is actively changing and varies widely by hospital, test availabilit</w:t>
      </w:r>
      <w:r>
        <w:t>y, and local epidemiology</w:t>
      </w:r>
    </w:p>
    <w:p w14:paraId="0CF55435" w14:textId="77777777" w:rsidR="00327D66" w:rsidRDefault="00C932BA">
      <w:pPr>
        <w:numPr>
          <w:ilvl w:val="3"/>
          <w:numId w:val="2"/>
        </w:numPr>
      </w:pPr>
      <w:hyperlink r:id="rId25">
        <w:r>
          <w:rPr>
            <w:color w:val="1155CC"/>
            <w:u w:val="single"/>
          </w:rPr>
          <w:t>Partners criteria available here</w:t>
        </w:r>
      </w:hyperlink>
      <w:r>
        <w:t xml:space="preserve"> (Partners sign-in required)</w:t>
      </w:r>
    </w:p>
    <w:p w14:paraId="3AAC2655" w14:textId="77777777" w:rsidR="00327D66" w:rsidRDefault="00C932BA">
      <w:pPr>
        <w:numPr>
          <w:ilvl w:val="1"/>
          <w:numId w:val="2"/>
        </w:numPr>
        <w:rPr>
          <w:b/>
        </w:rPr>
      </w:pPr>
      <w:r>
        <w:rPr>
          <w:b/>
        </w:rPr>
        <w:t xml:space="preserve">Diagnostic studies: </w:t>
      </w:r>
    </w:p>
    <w:p w14:paraId="794763BE" w14:textId="77777777" w:rsidR="00327D66" w:rsidRDefault="00C932BA">
      <w:pPr>
        <w:numPr>
          <w:ilvl w:val="2"/>
          <w:numId w:val="2"/>
        </w:numPr>
      </w:pPr>
      <w:r>
        <w:t xml:space="preserve">Labs &amp; EKG: </w:t>
      </w:r>
    </w:p>
    <w:p w14:paraId="42CA5A32" w14:textId="77777777" w:rsidR="00327D66" w:rsidRDefault="00C932BA">
      <w:pPr>
        <w:numPr>
          <w:ilvl w:val="3"/>
          <w:numId w:val="2"/>
        </w:numPr>
      </w:pPr>
      <w:r>
        <w:t>On admission: CBC with differential, BMP, LFTs, LDH, CRP, D-dimer, Troponin / CPK, PTT / INR, Procalcitonin, baseline EKG</w:t>
      </w:r>
    </w:p>
    <w:p w14:paraId="67F318D6" w14:textId="77777777" w:rsidR="00327D66" w:rsidRDefault="00C932BA">
      <w:pPr>
        <w:numPr>
          <w:ilvl w:val="3"/>
          <w:numId w:val="2"/>
        </w:numPr>
      </w:pPr>
      <w:r>
        <w:t>Daily: CBC with differential, BMP</w:t>
      </w:r>
    </w:p>
    <w:p w14:paraId="740CC06D" w14:textId="77777777" w:rsidR="00327D66" w:rsidRDefault="00C932BA">
      <w:pPr>
        <w:numPr>
          <w:ilvl w:val="4"/>
          <w:numId w:val="2"/>
        </w:numPr>
      </w:pPr>
      <w:r>
        <w:t>For stable floor patients, consider every other day</w:t>
      </w:r>
    </w:p>
    <w:p w14:paraId="283F0B03" w14:textId="77777777" w:rsidR="00327D66" w:rsidRDefault="00C932BA">
      <w:pPr>
        <w:numPr>
          <w:ilvl w:val="3"/>
          <w:numId w:val="2"/>
        </w:numPr>
      </w:pPr>
      <w:r>
        <w:t>Every other day: LFTs, LDH, CRP, D-dimer, Tropon</w:t>
      </w:r>
      <w:r>
        <w:t xml:space="preserve">in / CPK (if in ICU), Triglycerides (if on propofol) </w:t>
      </w:r>
    </w:p>
    <w:p w14:paraId="15963DD8" w14:textId="77777777" w:rsidR="00327D66" w:rsidRDefault="00C932BA">
      <w:pPr>
        <w:numPr>
          <w:ilvl w:val="3"/>
          <w:numId w:val="2"/>
        </w:numPr>
      </w:pPr>
      <w:r>
        <w:t xml:space="preserve">If clinical worsening: LFTs, LDH, CRP, D-dimer, Troponin, CPK, PTT / INR, Procalcitonin, Ferritin, Fibrinogen, EKG </w:t>
      </w:r>
    </w:p>
    <w:p w14:paraId="3FCF5372" w14:textId="77777777" w:rsidR="00327D66" w:rsidRDefault="00C932BA">
      <w:pPr>
        <w:numPr>
          <w:ilvl w:val="3"/>
          <w:numId w:val="2"/>
        </w:numPr>
      </w:pPr>
      <w:r>
        <w:t xml:space="preserve">Expert opinion does not recommend routine pro-BNP. </w:t>
      </w:r>
    </w:p>
    <w:p w14:paraId="0FC11D4D" w14:textId="77777777" w:rsidR="00327D66" w:rsidRDefault="00C932BA">
      <w:pPr>
        <w:numPr>
          <w:ilvl w:val="2"/>
          <w:numId w:val="2"/>
        </w:numPr>
      </w:pPr>
      <w:r>
        <w:t>Chest imaging: Portable CXR is suf</w:t>
      </w:r>
      <w:r>
        <w:t>ficient in most cases. Avoid routine daily CXR (unlikely to change management, evaluate case-by-case).</w:t>
      </w:r>
    </w:p>
    <w:p w14:paraId="7E8DC120" w14:textId="77777777" w:rsidR="00327D66" w:rsidRDefault="00C932BA">
      <w:pPr>
        <w:numPr>
          <w:ilvl w:val="3"/>
          <w:numId w:val="2"/>
        </w:numPr>
        <w:spacing w:line="240" w:lineRule="auto"/>
      </w:pPr>
      <w:r>
        <w:t>Chest imaging variable; bilateral patchy opacities most common</w:t>
      </w:r>
    </w:p>
    <w:p w14:paraId="1F36E4A2" w14:textId="77777777" w:rsidR="00327D66" w:rsidRDefault="00C932BA">
      <w:pPr>
        <w:numPr>
          <w:ilvl w:val="3"/>
          <w:numId w:val="2"/>
        </w:numPr>
        <w:spacing w:line="240" w:lineRule="auto"/>
      </w:pPr>
      <w:r>
        <w:t xml:space="preserve">Chest CT often will not change treatment; obtain only if necessary (risk of transmission, </w:t>
      </w:r>
      <w:r>
        <w:t>time associated with transport / decontamination of equipment)</w:t>
      </w:r>
    </w:p>
    <w:p w14:paraId="17EDE602" w14:textId="77777777" w:rsidR="00327D66" w:rsidRDefault="00C932BA">
      <w:pPr>
        <w:numPr>
          <w:ilvl w:val="3"/>
          <w:numId w:val="2"/>
        </w:numPr>
        <w:spacing w:line="240" w:lineRule="auto"/>
      </w:pPr>
      <w:r>
        <w:t>Point of Care Ultrasound of the lungs can be used but by experienced providers only</w:t>
      </w:r>
    </w:p>
    <w:p w14:paraId="1C9D9553" w14:textId="77777777" w:rsidR="00327D66" w:rsidRDefault="00C932BA">
      <w:pPr>
        <w:numPr>
          <w:ilvl w:val="2"/>
          <w:numId w:val="2"/>
        </w:numPr>
      </w:pPr>
      <w:r>
        <w:t>Obtain additional studies only if necessary</w:t>
      </w:r>
    </w:p>
    <w:p w14:paraId="64764646" w14:textId="77777777" w:rsidR="00327D66" w:rsidRDefault="00C932BA">
      <w:pPr>
        <w:numPr>
          <w:ilvl w:val="3"/>
          <w:numId w:val="2"/>
        </w:numPr>
      </w:pPr>
      <w:r>
        <w:t xml:space="preserve">Avoid routine TTEs (for cardiac studies, see: </w:t>
      </w:r>
      <w:hyperlink w:anchor="_6zfga8b63w2s">
        <w:r>
          <w:rPr>
            <w:color w:val="1155CC"/>
            <w:u w:val="single"/>
          </w:rPr>
          <w:t>“Cardiac Complications of COVID” chapter</w:t>
        </w:r>
      </w:hyperlink>
      <w:r>
        <w:t>).</w:t>
      </w:r>
    </w:p>
    <w:p w14:paraId="2872E351" w14:textId="77777777" w:rsidR="00327D66" w:rsidRDefault="00C932BA">
      <w:pPr>
        <w:numPr>
          <w:ilvl w:val="1"/>
          <w:numId w:val="2"/>
        </w:numPr>
        <w:rPr>
          <w:b/>
        </w:rPr>
      </w:pPr>
      <w:r>
        <w:rPr>
          <w:b/>
        </w:rPr>
        <w:t>Medical management:</w:t>
      </w:r>
    </w:p>
    <w:p w14:paraId="5A8765E1" w14:textId="77777777" w:rsidR="00327D66" w:rsidRDefault="00C932BA">
      <w:pPr>
        <w:numPr>
          <w:ilvl w:val="2"/>
          <w:numId w:val="2"/>
        </w:numPr>
      </w:pPr>
      <w:r>
        <w:t xml:space="preserve">Further details in </w:t>
      </w:r>
      <w:hyperlink w:anchor="_kx686gedgtzg">
        <w:r>
          <w:rPr>
            <w:color w:val="1155CC"/>
            <w:u w:val="single"/>
          </w:rPr>
          <w:t>“COVID Therapies and Clinical Trials” chapter</w:t>
        </w:r>
      </w:hyperlink>
    </w:p>
    <w:p w14:paraId="175C3F35" w14:textId="77777777" w:rsidR="00327D66" w:rsidRDefault="00C932BA">
      <w:pPr>
        <w:numPr>
          <w:ilvl w:val="2"/>
          <w:numId w:val="2"/>
        </w:numPr>
      </w:pPr>
      <w:r>
        <w:t>Management is largely supportive</w:t>
      </w:r>
    </w:p>
    <w:p w14:paraId="48F19F42" w14:textId="77777777" w:rsidR="00327D66" w:rsidRDefault="00C932BA">
      <w:pPr>
        <w:numPr>
          <w:ilvl w:val="2"/>
          <w:numId w:val="2"/>
        </w:numPr>
      </w:pPr>
      <w:r>
        <w:t>Fluid management should be conservative due to risk of hypoxia/CHF</w:t>
      </w:r>
    </w:p>
    <w:p w14:paraId="787779FE" w14:textId="77777777" w:rsidR="00327D66" w:rsidRDefault="00C932BA">
      <w:pPr>
        <w:numPr>
          <w:ilvl w:val="2"/>
          <w:numId w:val="2"/>
        </w:numPr>
      </w:pPr>
      <w:r>
        <w:lastRenderedPageBreak/>
        <w:t xml:space="preserve">Antiviral and immune-modulating therapies are investigational </w:t>
      </w:r>
    </w:p>
    <w:p w14:paraId="1A900F5E" w14:textId="77777777" w:rsidR="00327D66" w:rsidRDefault="00C932BA">
      <w:pPr>
        <w:numPr>
          <w:ilvl w:val="1"/>
          <w:numId w:val="2"/>
        </w:numPr>
        <w:rPr>
          <w:b/>
        </w:rPr>
      </w:pPr>
      <w:r>
        <w:rPr>
          <w:b/>
        </w:rPr>
        <w:t>Early Advance Care Planning:</w:t>
      </w:r>
    </w:p>
    <w:p w14:paraId="23AA5A00" w14:textId="77777777" w:rsidR="00327D66" w:rsidRDefault="00C932BA">
      <w:pPr>
        <w:numPr>
          <w:ilvl w:val="2"/>
          <w:numId w:val="2"/>
        </w:numPr>
      </w:pPr>
      <w:r>
        <w:t xml:space="preserve">In conscious patients, review or sign Health Care Proxy form </w:t>
      </w:r>
    </w:p>
    <w:p w14:paraId="594B651A" w14:textId="77777777" w:rsidR="00327D66" w:rsidRDefault="00C932BA">
      <w:pPr>
        <w:numPr>
          <w:ilvl w:val="2"/>
          <w:numId w:val="2"/>
        </w:numPr>
      </w:pPr>
      <w:r>
        <w:t xml:space="preserve">Discuss and document goals of care </w:t>
      </w:r>
      <w:r>
        <w:t>on admission</w:t>
      </w:r>
    </w:p>
    <w:p w14:paraId="3C726BA4" w14:textId="77777777" w:rsidR="00327D66" w:rsidRDefault="00C932BA">
      <w:pPr>
        <w:numPr>
          <w:ilvl w:val="3"/>
          <w:numId w:val="2"/>
        </w:numPr>
      </w:pPr>
      <w:r>
        <w:t xml:space="preserve">Educate patient and family on disease course </w:t>
      </w:r>
    </w:p>
    <w:p w14:paraId="0C983A37" w14:textId="77777777" w:rsidR="00327D66" w:rsidRDefault="00C932BA">
      <w:pPr>
        <w:numPr>
          <w:ilvl w:val="3"/>
          <w:numId w:val="2"/>
        </w:numPr>
        <w:spacing w:line="240" w:lineRule="auto"/>
      </w:pPr>
      <w:r>
        <w:t>Focus on desired quality of life and tolerance for ICU measures</w:t>
      </w:r>
    </w:p>
    <w:p w14:paraId="46FDF5F8" w14:textId="77777777" w:rsidR="00327D66" w:rsidRDefault="00C932BA">
      <w:pPr>
        <w:numPr>
          <w:ilvl w:val="4"/>
          <w:numId w:val="2"/>
        </w:numPr>
        <w:spacing w:line="240" w:lineRule="auto"/>
      </w:pPr>
      <w:r>
        <w:t>Avoid implying availability of ICU measures if unknown (refer to local ethics guidance)</w:t>
      </w:r>
    </w:p>
    <w:p w14:paraId="17D20875" w14:textId="77777777" w:rsidR="00327D66" w:rsidRDefault="00C932BA">
      <w:pPr>
        <w:numPr>
          <w:ilvl w:val="1"/>
          <w:numId w:val="2"/>
        </w:numPr>
        <w:rPr>
          <w:b/>
        </w:rPr>
      </w:pPr>
      <w:r>
        <w:rPr>
          <w:b/>
        </w:rPr>
        <w:t xml:space="preserve">Avoid increasing risk of transmission: </w:t>
      </w:r>
      <w:proofErr w:type="gramStart"/>
      <w:r>
        <w:t>Genera</w:t>
      </w:r>
      <w:r>
        <w:t>lly</w:t>
      </w:r>
      <w:proofErr w:type="gramEnd"/>
      <w:r>
        <w:t xml:space="preserve"> avoid transport if possible.</w:t>
      </w:r>
    </w:p>
    <w:p w14:paraId="6F9B306A" w14:textId="77777777" w:rsidR="00327D66" w:rsidRDefault="00C932BA">
      <w:pPr>
        <w:numPr>
          <w:ilvl w:val="2"/>
          <w:numId w:val="2"/>
        </w:numPr>
      </w:pPr>
      <w:r>
        <w:t xml:space="preserve">Further details in </w:t>
      </w:r>
      <w:hyperlink w:anchor="_kx686gedgtzg">
        <w:r>
          <w:rPr>
            <w:color w:val="1155CC"/>
            <w:u w:val="single"/>
          </w:rPr>
          <w:t>“COVID Therapies and Clinical Trials” chapter</w:t>
        </w:r>
      </w:hyperlink>
    </w:p>
    <w:p w14:paraId="2F9D5063" w14:textId="77777777" w:rsidR="00327D66" w:rsidRDefault="00C932BA">
      <w:pPr>
        <w:numPr>
          <w:ilvl w:val="2"/>
          <w:numId w:val="2"/>
        </w:numPr>
      </w:pPr>
      <w:r>
        <w:t xml:space="preserve">Non-Invasive Positive Pressure Ventilation (NIPPV: BiPAP, CPAP), High Flow Nasal Cannula (HFNC), Humidified Venturi Face Masks, Nebulizers increase aerosolization. </w:t>
      </w:r>
    </w:p>
    <w:p w14:paraId="4121C5CC" w14:textId="77777777" w:rsidR="00327D66" w:rsidRDefault="00C932BA">
      <w:pPr>
        <w:numPr>
          <w:ilvl w:val="3"/>
          <w:numId w:val="2"/>
        </w:numPr>
      </w:pPr>
      <w:r>
        <w:rPr>
          <w:u w:val="single"/>
        </w:rPr>
        <w:t>Any aerosol-generating intervention must be performed under Strict (Airborne) Isolation Pre</w:t>
      </w:r>
      <w:r>
        <w:rPr>
          <w:u w:val="single"/>
        </w:rPr>
        <w:t xml:space="preserve">cautions, in a negative pressure room. </w:t>
      </w:r>
    </w:p>
    <w:p w14:paraId="47AE0929" w14:textId="77777777" w:rsidR="00327D66" w:rsidRDefault="00C932BA">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not their home mask or nasal pillows which have elevated aerosol risk. BWH machines have dual</w:t>
      </w:r>
      <w:r>
        <w:t xml:space="preserve"> limb (with HEPA filter); in contrast, home machines have a single </w:t>
      </w:r>
      <w:proofErr w:type="gramStart"/>
      <w:r>
        <w:t>limb</w:t>
      </w:r>
      <w:proofErr w:type="gramEnd"/>
      <w:r>
        <w:t xml:space="preserve"> so they have an anti-asphyxiation (pop-off) valve that increases aerosol risk. </w:t>
      </w:r>
    </w:p>
    <w:p w14:paraId="7AA252DE" w14:textId="77777777" w:rsidR="00327D66" w:rsidRDefault="00C932BA">
      <w:pPr>
        <w:numPr>
          <w:ilvl w:val="4"/>
          <w:numId w:val="2"/>
        </w:numPr>
      </w:pPr>
      <w:r>
        <w:t>Transition back to home machine if COVID-19 ruled out</w:t>
      </w:r>
    </w:p>
    <w:p w14:paraId="4051FAD8" w14:textId="77777777" w:rsidR="00327D66" w:rsidRDefault="00C932BA">
      <w:pPr>
        <w:numPr>
          <w:ilvl w:val="3"/>
          <w:numId w:val="2"/>
        </w:numPr>
      </w:pPr>
      <w:r>
        <w:t xml:space="preserve">Use metered dose inhalers instead of nebulizers. </w:t>
      </w:r>
    </w:p>
    <w:p w14:paraId="24111566" w14:textId="77777777" w:rsidR="00327D66" w:rsidRDefault="00C932BA">
      <w:pPr>
        <w:numPr>
          <w:ilvl w:val="4"/>
          <w:numId w:val="2"/>
        </w:numPr>
      </w:pPr>
      <w:r>
        <w:t>Transition back to nebs if COVID-19 ruled out</w:t>
      </w:r>
    </w:p>
    <w:p w14:paraId="3E6EB73B" w14:textId="77777777" w:rsidR="00327D66" w:rsidRDefault="00C932BA">
      <w:pPr>
        <w:numPr>
          <w:ilvl w:val="3"/>
          <w:numId w:val="2"/>
        </w:numPr>
      </w:pPr>
      <w:r>
        <w:t>If patient already on BiPAP / CPAP / HFNC becomes COVID-suspected, transition to non-rebreather followed by intubation.</w:t>
      </w:r>
    </w:p>
    <w:p w14:paraId="38782FB8" w14:textId="77777777" w:rsidR="00327D66" w:rsidRDefault="00C932BA">
      <w:pPr>
        <w:numPr>
          <w:ilvl w:val="3"/>
          <w:numId w:val="2"/>
        </w:numPr>
      </w:pPr>
      <w:r>
        <w:t xml:space="preserve">NIPPV* is not used for ARDS; early intubation is preferred. </w:t>
      </w:r>
    </w:p>
    <w:p w14:paraId="75CB8526" w14:textId="77777777" w:rsidR="00327D66" w:rsidRDefault="00C932BA">
      <w:pPr>
        <w:ind w:left="2880"/>
      </w:pPr>
      <w:r>
        <w:t>*Can be considered on a case-</w:t>
      </w:r>
      <w:r>
        <w:t>by-case basis for highly reversible indications (</w:t>
      </w:r>
      <w:r>
        <w:rPr>
          <w:i/>
        </w:rPr>
        <w:t>e.g.</w:t>
      </w:r>
      <w:r>
        <w:t xml:space="preserve">, flash pulmonary edema with rapid resolution). </w:t>
      </w:r>
    </w:p>
    <w:p w14:paraId="1BC004CF" w14:textId="77777777" w:rsidR="00327D66" w:rsidRDefault="00C932BA">
      <w:pPr>
        <w:numPr>
          <w:ilvl w:val="3"/>
          <w:numId w:val="2"/>
        </w:numPr>
      </w:pPr>
      <w:r>
        <w:t>Similar to many U.S. medical centers, our current default is to avoid HFNC in DNI patients and to use NRB, although exceptions can be considered on a case</w:t>
      </w:r>
      <w:r>
        <w:t xml:space="preserve">-by-case basis. </w:t>
      </w:r>
    </w:p>
    <w:p w14:paraId="3085325F" w14:textId="77777777" w:rsidR="00327D66" w:rsidRDefault="00327D66">
      <w:pPr>
        <w:ind w:left="2880"/>
      </w:pPr>
    </w:p>
    <w:p w14:paraId="00EA30B2" w14:textId="77777777" w:rsidR="00327D66" w:rsidRDefault="00C932BA">
      <w:pPr>
        <w:pStyle w:val="Heading2"/>
        <w:numPr>
          <w:ilvl w:val="0"/>
          <w:numId w:val="2"/>
        </w:numPr>
        <w:spacing w:after="0"/>
      </w:pPr>
      <w:bookmarkStart w:id="6" w:name="_tsr53lmedjah" w:colFirst="0" w:colLast="0"/>
      <w:bookmarkEnd w:id="6"/>
      <w:r>
        <w:t>Chest Imaging and Point of Care Lung Ultrasound</w:t>
      </w:r>
    </w:p>
    <w:p w14:paraId="335AC966" w14:textId="77777777" w:rsidR="00327D66" w:rsidRDefault="00C932BA">
      <w:pPr>
        <w:numPr>
          <w:ilvl w:val="1"/>
          <w:numId w:val="2"/>
        </w:numPr>
        <w:rPr>
          <w:i/>
        </w:rPr>
      </w:pPr>
      <w:r>
        <w:rPr>
          <w:i/>
        </w:rPr>
        <w:t>This section is in process</w:t>
      </w:r>
    </w:p>
    <w:p w14:paraId="3CED1264" w14:textId="77777777" w:rsidR="00327D66" w:rsidRDefault="00327D66">
      <w:pPr>
        <w:ind w:left="1440"/>
      </w:pPr>
    </w:p>
    <w:p w14:paraId="6DE75E7B" w14:textId="77777777" w:rsidR="00327D66" w:rsidRDefault="00C932BA">
      <w:pPr>
        <w:pStyle w:val="Heading2"/>
        <w:numPr>
          <w:ilvl w:val="0"/>
          <w:numId w:val="2"/>
        </w:numPr>
        <w:spacing w:after="0"/>
      </w:pPr>
      <w:bookmarkStart w:id="7" w:name="_apqxkxatnuu" w:colFirst="0" w:colLast="0"/>
      <w:bookmarkEnd w:id="7"/>
      <w:r>
        <w:t>Triage to ICU</w:t>
      </w:r>
    </w:p>
    <w:p w14:paraId="6020763D" w14:textId="77777777" w:rsidR="00327D66" w:rsidRDefault="00C932BA">
      <w:pPr>
        <w:numPr>
          <w:ilvl w:val="1"/>
          <w:numId w:val="2"/>
        </w:numPr>
        <w:spacing w:line="240" w:lineRule="auto"/>
        <w:rPr>
          <w:b/>
        </w:rPr>
      </w:pPr>
      <w:r>
        <w:rPr>
          <w:b/>
        </w:rPr>
        <w:t>Consult the ICU triage team EARLY for:</w:t>
      </w:r>
      <w:r>
        <w:t xml:space="preserve"> </w:t>
      </w:r>
    </w:p>
    <w:p w14:paraId="5864EF2E" w14:textId="77777777" w:rsidR="00327D66" w:rsidRDefault="00C932BA">
      <w:pPr>
        <w:numPr>
          <w:ilvl w:val="2"/>
          <w:numId w:val="2"/>
        </w:numPr>
        <w:spacing w:line="240" w:lineRule="auto"/>
      </w:pPr>
      <w:r>
        <w:t>Provider concern</w:t>
      </w:r>
    </w:p>
    <w:p w14:paraId="33389C91" w14:textId="77777777" w:rsidR="00327D66" w:rsidRDefault="00C932BA">
      <w:pPr>
        <w:numPr>
          <w:ilvl w:val="2"/>
          <w:numId w:val="2"/>
        </w:numPr>
        <w:spacing w:line="240" w:lineRule="auto"/>
      </w:pPr>
      <w:r>
        <w:t>Respiratory distress</w:t>
      </w:r>
    </w:p>
    <w:p w14:paraId="1DDB2CE3" w14:textId="77777777" w:rsidR="00327D66" w:rsidRDefault="00C932BA">
      <w:pPr>
        <w:numPr>
          <w:ilvl w:val="3"/>
          <w:numId w:val="2"/>
        </w:numPr>
        <w:spacing w:line="240" w:lineRule="auto"/>
      </w:pPr>
      <w:r>
        <w:t>Need O2 &gt; 6 LPM to maintain SpO2 &gt; 92 or PaO2 &gt; 65.</w:t>
      </w:r>
    </w:p>
    <w:p w14:paraId="7C55BB81" w14:textId="77777777" w:rsidR="00327D66" w:rsidRDefault="00C932BA">
      <w:pPr>
        <w:numPr>
          <w:ilvl w:val="3"/>
          <w:numId w:val="2"/>
        </w:numPr>
        <w:spacing w:line="240" w:lineRule="auto"/>
      </w:pPr>
      <w:r>
        <w:lastRenderedPageBreak/>
        <w:t>Rapid escalation o</w:t>
      </w:r>
      <w:r>
        <w:t>f oxygen requirement.</w:t>
      </w:r>
    </w:p>
    <w:p w14:paraId="0007492A" w14:textId="77777777" w:rsidR="00327D66" w:rsidRDefault="00C932BA">
      <w:pPr>
        <w:numPr>
          <w:ilvl w:val="3"/>
          <w:numId w:val="2"/>
        </w:numPr>
        <w:spacing w:line="240" w:lineRule="auto"/>
      </w:pPr>
      <w:r>
        <w:t>Significant work of breathing.</w:t>
      </w:r>
    </w:p>
    <w:p w14:paraId="328E8921" w14:textId="77777777" w:rsidR="00327D66" w:rsidRDefault="00C932BA">
      <w:pPr>
        <w:numPr>
          <w:ilvl w:val="2"/>
          <w:numId w:val="2"/>
        </w:numPr>
        <w:spacing w:line="240" w:lineRule="auto"/>
      </w:pPr>
      <w:r>
        <w:t xml:space="preserve">Hemodynamic instability after initial conservative fluid resuscitation </w:t>
      </w:r>
    </w:p>
    <w:p w14:paraId="212F8BA9" w14:textId="77777777" w:rsidR="00327D66" w:rsidRDefault="00C932BA">
      <w:pPr>
        <w:numPr>
          <w:ilvl w:val="3"/>
          <w:numId w:val="2"/>
        </w:numPr>
        <w:spacing w:line="240" w:lineRule="auto"/>
      </w:pPr>
      <w:r>
        <w:t>SBP &lt; 90, Mean arterial pressure &lt; 65, or Heart rate &gt; 120.</w:t>
      </w:r>
    </w:p>
    <w:p w14:paraId="380D9D40" w14:textId="77777777" w:rsidR="00327D66" w:rsidRDefault="00C932BA">
      <w:pPr>
        <w:numPr>
          <w:ilvl w:val="2"/>
          <w:numId w:val="2"/>
        </w:numPr>
        <w:spacing w:line="240" w:lineRule="auto"/>
      </w:pPr>
      <w:r>
        <w:t>Acidosis</w:t>
      </w:r>
    </w:p>
    <w:p w14:paraId="7D566555" w14:textId="77777777" w:rsidR="00327D66" w:rsidRDefault="00C932BA">
      <w:pPr>
        <w:numPr>
          <w:ilvl w:val="3"/>
          <w:numId w:val="2"/>
        </w:numPr>
        <w:spacing w:line="240" w:lineRule="auto"/>
      </w:pPr>
      <w:r>
        <w:t>ABG with pH &lt; 7.3 or PCO2 &gt; 50 or above patient’s baseline.</w:t>
      </w:r>
    </w:p>
    <w:p w14:paraId="767A59D9" w14:textId="77777777" w:rsidR="00327D66" w:rsidRDefault="00C932BA">
      <w:pPr>
        <w:numPr>
          <w:ilvl w:val="3"/>
          <w:numId w:val="2"/>
        </w:numPr>
        <w:spacing w:line="240" w:lineRule="auto"/>
      </w:pPr>
      <w:r>
        <w:t>Lactate &gt; 2.</w:t>
      </w:r>
    </w:p>
    <w:p w14:paraId="4ED5D04B" w14:textId="77777777" w:rsidR="00327D66" w:rsidRDefault="00C932BA">
      <w:pPr>
        <w:numPr>
          <w:ilvl w:val="2"/>
          <w:numId w:val="2"/>
        </w:numPr>
        <w:spacing w:line="240" w:lineRule="auto"/>
      </w:pPr>
      <w:r>
        <w:t>Need for intensive nursing care or frequent laboratory draws requiring arterial line.</w:t>
      </w:r>
    </w:p>
    <w:p w14:paraId="7BA4ADD3" w14:textId="77777777" w:rsidR="00327D66" w:rsidRDefault="00C932BA">
      <w:pPr>
        <w:numPr>
          <w:ilvl w:val="2"/>
          <w:numId w:val="2"/>
        </w:numPr>
        <w:spacing w:line="240" w:lineRule="auto"/>
      </w:pPr>
      <w:r>
        <w:t>Severe comorbid illness / high risk for deterioration.</w:t>
      </w:r>
    </w:p>
    <w:p w14:paraId="77AD7D06" w14:textId="77777777" w:rsidR="00327D66" w:rsidRDefault="00327D66">
      <w:pPr>
        <w:spacing w:line="240" w:lineRule="auto"/>
        <w:ind w:left="2160"/>
      </w:pPr>
    </w:p>
    <w:p w14:paraId="55A2354E" w14:textId="77777777" w:rsidR="00327D66" w:rsidRDefault="00C932BA">
      <w:pPr>
        <w:pStyle w:val="Heading2"/>
        <w:numPr>
          <w:ilvl w:val="0"/>
          <w:numId w:val="2"/>
        </w:numPr>
        <w:spacing w:after="0"/>
      </w:pPr>
      <w:bookmarkStart w:id="8" w:name="_32yrxx2cn5j" w:colFirst="0" w:colLast="0"/>
      <w:bookmarkEnd w:id="8"/>
      <w:r>
        <w:t>Transfer Process</w:t>
      </w:r>
    </w:p>
    <w:p w14:paraId="4AE3E15A" w14:textId="77777777" w:rsidR="00327D66" w:rsidRDefault="00C932BA">
      <w:pPr>
        <w:numPr>
          <w:ilvl w:val="1"/>
          <w:numId w:val="2"/>
        </w:numPr>
        <w:spacing w:line="240" w:lineRule="auto"/>
        <w:rPr>
          <w:b/>
        </w:rPr>
      </w:pPr>
      <w:r>
        <w:rPr>
          <w:b/>
        </w:rPr>
        <w:t>Additional details in St</w:t>
      </w:r>
      <w:r>
        <w:rPr>
          <w:b/>
        </w:rPr>
        <w:t>rict Isolation Procedures Manual.</w:t>
      </w:r>
    </w:p>
    <w:p w14:paraId="234928BE" w14:textId="77777777" w:rsidR="00327D66" w:rsidRDefault="00C932BA">
      <w:pPr>
        <w:numPr>
          <w:ilvl w:val="1"/>
          <w:numId w:val="2"/>
        </w:numPr>
        <w:spacing w:line="240" w:lineRule="auto"/>
        <w:rPr>
          <w:b/>
        </w:rPr>
      </w:pPr>
      <w:r>
        <w:rPr>
          <w:b/>
        </w:rPr>
        <w:t>Floor / ED to ICU:</w:t>
      </w:r>
    </w:p>
    <w:p w14:paraId="48ACBBD8" w14:textId="77777777" w:rsidR="00327D66" w:rsidRDefault="00C932BA">
      <w:pPr>
        <w:numPr>
          <w:ilvl w:val="2"/>
          <w:numId w:val="2"/>
        </w:numPr>
        <w:spacing w:line="240" w:lineRule="auto"/>
      </w:pPr>
      <w:r>
        <w:t>ICU RN brings ICU bed to the floor for transfer (to avoid bed transfer in COVID precautions room and subsequent bed cleaning).</w:t>
      </w:r>
    </w:p>
    <w:p w14:paraId="25AF1780" w14:textId="77777777" w:rsidR="00327D66" w:rsidRDefault="00C932BA">
      <w:pPr>
        <w:numPr>
          <w:ilvl w:val="2"/>
          <w:numId w:val="2"/>
        </w:numPr>
        <w:spacing w:line="240" w:lineRule="auto"/>
      </w:pPr>
      <w:r>
        <w:t xml:space="preserve">Patient wears surgical mask, with an extra clean gown and sheet on top.   </w:t>
      </w:r>
    </w:p>
    <w:p w14:paraId="49254EA9" w14:textId="77777777" w:rsidR="00327D66" w:rsidRDefault="00C932BA">
      <w:pPr>
        <w:numPr>
          <w:ilvl w:val="2"/>
          <w:numId w:val="2"/>
        </w:numPr>
        <w:spacing w:line="240" w:lineRule="auto"/>
      </w:pPr>
      <w:r>
        <w:t>P</w:t>
      </w:r>
      <w:r>
        <w:t>roviders wear standard PPE during transport.</w:t>
      </w:r>
    </w:p>
    <w:p w14:paraId="374775F9" w14:textId="77777777" w:rsidR="00327D66" w:rsidRDefault="00C932BA">
      <w:pPr>
        <w:numPr>
          <w:ilvl w:val="2"/>
          <w:numId w:val="2"/>
        </w:numPr>
        <w:spacing w:line="240" w:lineRule="auto"/>
      </w:pPr>
      <w:r>
        <w:t>Security facilitates the shortest and fastest transfer route, walks 6 ft away from patient and providers, not required to wear PPE</w:t>
      </w:r>
    </w:p>
    <w:p w14:paraId="4B859D5C" w14:textId="77777777" w:rsidR="00327D66" w:rsidRDefault="00C932BA">
      <w:pPr>
        <w:numPr>
          <w:ilvl w:val="2"/>
          <w:numId w:val="2"/>
        </w:numPr>
        <w:spacing w:line="240" w:lineRule="auto"/>
      </w:pPr>
      <w:r>
        <w:t>Necessary tests (</w:t>
      </w:r>
      <w:r>
        <w:rPr>
          <w:i/>
        </w:rPr>
        <w:t>e.g.</w:t>
      </w:r>
      <w:r>
        <w:t xml:space="preserve"> CT), should be obtained during transfer if possible.</w:t>
      </w:r>
    </w:p>
    <w:p w14:paraId="5FF2AC56" w14:textId="77777777" w:rsidR="00327D66" w:rsidRDefault="00C932BA">
      <w:pPr>
        <w:numPr>
          <w:ilvl w:val="1"/>
          <w:numId w:val="2"/>
        </w:numPr>
        <w:spacing w:line="240" w:lineRule="auto"/>
        <w:rPr>
          <w:b/>
        </w:rPr>
      </w:pPr>
      <w:r>
        <w:rPr>
          <w:b/>
        </w:rPr>
        <w:t>ICU t</w:t>
      </w:r>
      <w:r>
        <w:rPr>
          <w:b/>
        </w:rPr>
        <w:t xml:space="preserve">o floor: </w:t>
      </w:r>
    </w:p>
    <w:p w14:paraId="7BCA37E1" w14:textId="77777777" w:rsidR="00327D66" w:rsidRDefault="00C932BA">
      <w:pPr>
        <w:numPr>
          <w:ilvl w:val="2"/>
          <w:numId w:val="2"/>
        </w:numPr>
        <w:spacing w:line="240" w:lineRule="auto"/>
      </w:pPr>
      <w:r>
        <w:t>RN wears standard PPE</w:t>
      </w:r>
    </w:p>
    <w:p w14:paraId="17CEAE5F" w14:textId="77777777" w:rsidR="00327D66" w:rsidRDefault="00C932BA">
      <w:pPr>
        <w:numPr>
          <w:ilvl w:val="2"/>
          <w:numId w:val="2"/>
        </w:numPr>
        <w:spacing w:line="240" w:lineRule="auto"/>
      </w:pPr>
      <w:r>
        <w:t>Patient travels in wheelchair or stretcher</w:t>
      </w:r>
    </w:p>
    <w:p w14:paraId="6F044142" w14:textId="77777777" w:rsidR="00327D66" w:rsidRDefault="00C932BA">
      <w:pPr>
        <w:numPr>
          <w:ilvl w:val="2"/>
          <w:numId w:val="2"/>
        </w:numPr>
        <w:spacing w:line="240" w:lineRule="auto"/>
      </w:pPr>
      <w:r>
        <w:t>Security facilitates the shortest and fastest transfer route, walks 6 ft away from patient and providers, not required to wear PPE</w:t>
      </w:r>
    </w:p>
    <w:p w14:paraId="11487D83" w14:textId="77777777" w:rsidR="00327D66" w:rsidRDefault="00C932BA">
      <w:pPr>
        <w:numPr>
          <w:ilvl w:val="1"/>
          <w:numId w:val="2"/>
        </w:numPr>
        <w:spacing w:line="240" w:lineRule="auto"/>
      </w:pPr>
      <w:r>
        <w:rPr>
          <w:b/>
        </w:rPr>
        <w:t xml:space="preserve">Floor to discharge: see separate documentation of </w:t>
      </w:r>
      <w:r>
        <w:rPr>
          <w:b/>
        </w:rPr>
        <w:t>discharge criteria/planning</w:t>
      </w:r>
      <w:r>
        <w:t xml:space="preserve"> </w:t>
      </w:r>
    </w:p>
    <w:p w14:paraId="2503B9DF" w14:textId="77777777" w:rsidR="00327D66" w:rsidRDefault="00C932BA">
      <w:pPr>
        <w:numPr>
          <w:ilvl w:val="2"/>
          <w:numId w:val="3"/>
        </w:numPr>
        <w:spacing w:line="240" w:lineRule="auto"/>
      </w:pPr>
      <w:r>
        <w:t>RN wears standard PPE</w:t>
      </w:r>
    </w:p>
    <w:p w14:paraId="1AFE6B18" w14:textId="77777777" w:rsidR="00327D66" w:rsidRDefault="00C932BA">
      <w:pPr>
        <w:numPr>
          <w:ilvl w:val="2"/>
          <w:numId w:val="3"/>
        </w:numPr>
        <w:spacing w:line="240" w:lineRule="auto"/>
      </w:pPr>
      <w:r>
        <w:t xml:space="preserve">Patient travels in wheelchair </w:t>
      </w:r>
    </w:p>
    <w:p w14:paraId="2D5F2B59" w14:textId="77777777" w:rsidR="00327D66" w:rsidRDefault="00C932BA">
      <w:pPr>
        <w:numPr>
          <w:ilvl w:val="2"/>
          <w:numId w:val="3"/>
        </w:numPr>
        <w:spacing w:line="240" w:lineRule="auto"/>
      </w:pPr>
      <w:r>
        <w:t>Security facilitates the shortest and fastest transfer route, walks 6 ft away from patient and providers, not required to wear PPE</w:t>
      </w:r>
    </w:p>
    <w:p w14:paraId="370EAE94" w14:textId="77777777" w:rsidR="00327D66" w:rsidRDefault="00C932BA">
      <w:pPr>
        <w:numPr>
          <w:ilvl w:val="2"/>
          <w:numId w:val="3"/>
        </w:numPr>
        <w:spacing w:line="240" w:lineRule="auto"/>
      </w:pPr>
      <w:r>
        <w:t>Patient is escorted directly into vehicle; contact care management if patient does not have access to a personal vehicle</w:t>
      </w:r>
    </w:p>
    <w:p w14:paraId="494C34EA" w14:textId="77777777" w:rsidR="00327D66" w:rsidRDefault="00327D66">
      <w:pPr>
        <w:spacing w:line="240" w:lineRule="auto"/>
      </w:pPr>
    </w:p>
    <w:p w14:paraId="0B96C3FC" w14:textId="77777777" w:rsidR="00327D66" w:rsidRDefault="00C932BA">
      <w:pPr>
        <w:pStyle w:val="Heading2"/>
        <w:numPr>
          <w:ilvl w:val="0"/>
          <w:numId w:val="2"/>
        </w:numPr>
        <w:spacing w:after="0" w:line="240" w:lineRule="auto"/>
      </w:pPr>
      <w:bookmarkStart w:id="9" w:name="_i1w3e97fgpsa" w:colFirst="0" w:colLast="0"/>
      <w:bookmarkEnd w:id="9"/>
      <w:r>
        <w:t>Discharge Planning</w:t>
      </w:r>
    </w:p>
    <w:p w14:paraId="31E95F42" w14:textId="77777777" w:rsidR="00327D66" w:rsidRDefault="00C932BA">
      <w:pPr>
        <w:numPr>
          <w:ilvl w:val="1"/>
          <w:numId w:val="2"/>
        </w:numPr>
        <w:rPr>
          <w:i/>
        </w:rPr>
      </w:pPr>
      <w:r>
        <w:rPr>
          <w:i/>
        </w:rPr>
        <w:t>This section is in process</w:t>
      </w:r>
    </w:p>
    <w:p w14:paraId="60F8301B" w14:textId="77777777" w:rsidR="00327D66" w:rsidRDefault="00327D66">
      <w:pPr>
        <w:ind w:left="1440"/>
      </w:pPr>
    </w:p>
    <w:p w14:paraId="2C5A6070" w14:textId="77777777" w:rsidR="00327D66" w:rsidRDefault="00C932BA">
      <w:pPr>
        <w:pStyle w:val="Heading1"/>
      </w:pPr>
      <w:bookmarkStart w:id="10" w:name="_hu2czim2nti8" w:colFirst="0" w:colLast="0"/>
      <w:bookmarkEnd w:id="10"/>
      <w:r>
        <w:lastRenderedPageBreak/>
        <w:t>Chapter 2: Respiratory Support for COVID-19 Patients</w:t>
      </w:r>
    </w:p>
    <w:p w14:paraId="2232805B" w14:textId="77777777" w:rsidR="00327D66" w:rsidRDefault="00C932BA">
      <w:pPr>
        <w:pStyle w:val="Heading2"/>
        <w:numPr>
          <w:ilvl w:val="0"/>
          <w:numId w:val="13"/>
        </w:numPr>
        <w:spacing w:after="0"/>
      </w:pPr>
      <w:bookmarkStart w:id="11" w:name="_5z5wj4l0ghah" w:colFirst="0" w:colLast="0"/>
      <w:bookmarkEnd w:id="11"/>
      <w:r>
        <w:t xml:space="preserve">Respiratory Failure and ARDS </w:t>
      </w:r>
    </w:p>
    <w:p w14:paraId="0672EA78" w14:textId="77777777" w:rsidR="00327D66" w:rsidRDefault="00C932BA">
      <w:pPr>
        <w:numPr>
          <w:ilvl w:val="1"/>
          <w:numId w:val="13"/>
        </w:numPr>
        <w:rPr>
          <w:b/>
        </w:rPr>
      </w:pPr>
      <w:r>
        <w:rPr>
          <w:b/>
        </w:rPr>
        <w:t>Path</w:t>
      </w:r>
      <w:r>
        <w:rPr>
          <w:b/>
        </w:rPr>
        <w:t xml:space="preserve">ophysiology: </w:t>
      </w:r>
    </w:p>
    <w:p w14:paraId="0199B50B" w14:textId="77777777" w:rsidR="00327D66" w:rsidRDefault="00C932BA">
      <w:pPr>
        <w:numPr>
          <w:ilvl w:val="2"/>
          <w:numId w:val="13"/>
        </w:numPr>
      </w:pPr>
      <w:r>
        <w:t xml:space="preserve">Histology shows </w:t>
      </w:r>
      <w:r>
        <w:rPr>
          <w:highlight w:val="white"/>
        </w:rPr>
        <w:t xml:space="preserve">bilateral diffuse alveolar damage with cellular </w:t>
      </w:r>
      <w:proofErr w:type="spellStart"/>
      <w:r>
        <w:rPr>
          <w:highlight w:val="white"/>
        </w:rPr>
        <w:t>fibromyxoid</w:t>
      </w:r>
      <w:proofErr w:type="spellEnd"/>
      <w:r>
        <w:rPr>
          <w:highlight w:val="white"/>
        </w:rPr>
        <w:t xml:space="preserve"> exudates, desquamation of pneumocytes, pulmonary edema, and hyaline membrane formation (</w:t>
      </w:r>
      <w:hyperlink r:id="rId26">
        <w:r>
          <w:rPr>
            <w:color w:val="1155CC"/>
            <w:highlight w:val="white"/>
            <w:u w:val="single"/>
          </w:rPr>
          <w:t xml:space="preserve">Xu et al, </w:t>
        </w:r>
      </w:hyperlink>
      <w:hyperlink r:id="rId27">
        <w:r>
          <w:rPr>
            <w:i/>
            <w:color w:val="1155CC"/>
            <w:highlight w:val="white"/>
            <w:u w:val="single"/>
          </w:rPr>
          <w:t>Lancet Respir Med</w:t>
        </w:r>
      </w:hyperlink>
      <w:hyperlink r:id="rId28">
        <w:r>
          <w:rPr>
            <w:color w:val="1155CC"/>
            <w:highlight w:val="white"/>
            <w:u w:val="single"/>
          </w:rPr>
          <w:t xml:space="preserve">, </w:t>
        </w:r>
      </w:hyperlink>
      <w:hyperlink r:id="rId29">
        <w:r>
          <w:rPr>
            <w:color w:val="1155CC"/>
            <w:highlight w:val="white"/>
            <w:u w:val="single"/>
          </w:rPr>
          <w:t>2020</w:t>
        </w:r>
      </w:hyperlink>
      <w:r>
        <w:rPr>
          <w:highlight w:val="white"/>
        </w:rPr>
        <w:t>)</w:t>
      </w:r>
    </w:p>
    <w:p w14:paraId="00C32A5C" w14:textId="77777777" w:rsidR="00327D66" w:rsidRDefault="00C932BA">
      <w:pPr>
        <w:numPr>
          <w:ilvl w:val="2"/>
          <w:numId w:val="13"/>
        </w:numPr>
      </w:pPr>
      <w:r>
        <w:t>Some evidence of direct viral injury to lung ti</w:t>
      </w:r>
      <w:r>
        <w:t>ssue, rather than purely hyperinflammatory process</w:t>
      </w:r>
      <w:r>
        <w:rPr>
          <w:highlight w:val="white"/>
        </w:rPr>
        <w:t xml:space="preserve"> (</w:t>
      </w:r>
      <w:hyperlink r:id="rId30">
        <w:r>
          <w:rPr>
            <w:color w:val="1155CC"/>
            <w:highlight w:val="white"/>
            <w:u w:val="single"/>
          </w:rPr>
          <w:t>X</w:t>
        </w:r>
      </w:hyperlink>
      <w:hyperlink r:id="rId31">
        <w:r>
          <w:rPr>
            <w:color w:val="1155CC"/>
            <w:highlight w:val="white"/>
            <w:u w:val="single"/>
          </w:rPr>
          <w:t xml:space="preserve">u et al, </w:t>
        </w:r>
      </w:hyperlink>
      <w:hyperlink r:id="rId32">
        <w:r>
          <w:rPr>
            <w:i/>
            <w:color w:val="1155CC"/>
            <w:highlight w:val="white"/>
            <w:u w:val="single"/>
          </w:rPr>
          <w:t>Lancet Respir Med,</w:t>
        </w:r>
      </w:hyperlink>
      <w:hyperlink r:id="rId33">
        <w:r>
          <w:rPr>
            <w:color w:val="1155CC"/>
            <w:highlight w:val="white"/>
            <w:u w:val="single"/>
          </w:rPr>
          <w:t xml:space="preserve"> 2020</w:t>
        </w:r>
      </w:hyperlink>
      <w:r>
        <w:rPr>
          <w:highlight w:val="white"/>
        </w:rPr>
        <w:t>)</w:t>
      </w:r>
    </w:p>
    <w:p w14:paraId="5A3CCA36" w14:textId="77777777" w:rsidR="00327D66" w:rsidRDefault="00C932BA">
      <w:pPr>
        <w:numPr>
          <w:ilvl w:val="1"/>
          <w:numId w:val="13"/>
        </w:numPr>
        <w:rPr>
          <w:b/>
        </w:rPr>
      </w:pPr>
      <w:r>
        <w:rPr>
          <w:b/>
        </w:rPr>
        <w:t>Time course:</w:t>
      </w:r>
    </w:p>
    <w:p w14:paraId="69266732" w14:textId="77777777" w:rsidR="00327D66" w:rsidRDefault="00C932BA">
      <w:pPr>
        <w:numPr>
          <w:ilvl w:val="2"/>
          <w:numId w:val="13"/>
        </w:numPr>
      </w:pPr>
      <w:r>
        <w:t>Anecdotal reports that progression of hypoxemic respiratory failure occurs rapidly (within ~12</w:t>
      </w:r>
      <w:r>
        <w:t>-24 hours)</w:t>
      </w:r>
    </w:p>
    <w:p w14:paraId="0151D823" w14:textId="77777777" w:rsidR="00327D66" w:rsidRDefault="00C932BA">
      <w:pPr>
        <w:numPr>
          <w:ilvl w:val="2"/>
          <w:numId w:val="13"/>
        </w:numPr>
      </w:pPr>
      <w:r>
        <w:t xml:space="preserve">From onset of symptoms, median time to: </w:t>
      </w:r>
    </w:p>
    <w:p w14:paraId="3BDD6A91" w14:textId="77777777" w:rsidR="00327D66" w:rsidRDefault="00C932BA">
      <w:pPr>
        <w:numPr>
          <w:ilvl w:val="3"/>
          <w:numId w:val="13"/>
        </w:numPr>
      </w:pPr>
      <w:r>
        <w:t xml:space="preserve">Development of ARDS: </w:t>
      </w:r>
      <w:r>
        <w:rPr>
          <w:highlight w:val="white"/>
        </w:rPr>
        <w:t>8-12 days (</w:t>
      </w:r>
      <w:hyperlink r:id="rId34">
        <w:r>
          <w:rPr>
            <w:color w:val="1155CC"/>
            <w:highlight w:val="white"/>
            <w:u w:val="single"/>
          </w:rPr>
          <w:t xml:space="preserve">Wang et al, </w:t>
        </w:r>
      </w:hyperlink>
      <w:hyperlink r:id="rId35">
        <w:r>
          <w:rPr>
            <w:i/>
            <w:color w:val="1155CC"/>
            <w:highlight w:val="white"/>
            <w:u w:val="single"/>
          </w:rPr>
          <w:t>JAMA</w:t>
        </w:r>
      </w:hyperlink>
      <w:hyperlink r:id="rId36">
        <w:r>
          <w:rPr>
            <w:color w:val="1155CC"/>
            <w:highlight w:val="white"/>
            <w:u w:val="single"/>
          </w:rPr>
          <w:t>, 2020</w:t>
        </w:r>
      </w:hyperlink>
      <w:r>
        <w:rPr>
          <w:highlight w:val="white"/>
        </w:rPr>
        <w:t xml:space="preserve">; </w:t>
      </w:r>
      <w:hyperlink r:id="rId37">
        <w:r>
          <w:rPr>
            <w:color w:val="1155CC"/>
            <w:highlight w:val="white"/>
            <w:u w:val="single"/>
          </w:rPr>
          <w:t xml:space="preserve">Zhou et al, </w:t>
        </w:r>
      </w:hyperlink>
      <w:hyperlink r:id="rId38">
        <w:r>
          <w:rPr>
            <w:i/>
            <w:color w:val="1155CC"/>
            <w:highlight w:val="white"/>
            <w:u w:val="single"/>
          </w:rPr>
          <w:t>Lancet</w:t>
        </w:r>
      </w:hyperlink>
      <w:hyperlink r:id="rId39">
        <w:r>
          <w:rPr>
            <w:color w:val="1155CC"/>
            <w:highlight w:val="white"/>
            <w:u w:val="single"/>
          </w:rPr>
          <w:t>, 2020</w:t>
        </w:r>
      </w:hyperlink>
      <w:r>
        <w:rPr>
          <w:highlight w:val="white"/>
        </w:rPr>
        <w:t xml:space="preserve">; </w:t>
      </w:r>
      <w:hyperlink r:id="rId40">
        <w:r>
          <w:rPr>
            <w:color w:val="1155CC"/>
            <w:highlight w:val="white"/>
            <w:u w:val="single"/>
          </w:rPr>
          <w:t xml:space="preserve">Huang et al, </w:t>
        </w:r>
      </w:hyperlink>
      <w:hyperlink r:id="rId41">
        <w:r>
          <w:rPr>
            <w:i/>
            <w:color w:val="1155CC"/>
            <w:highlight w:val="white"/>
            <w:u w:val="single"/>
          </w:rPr>
          <w:t>Lancet</w:t>
        </w:r>
      </w:hyperlink>
      <w:hyperlink r:id="rId42">
        <w:r>
          <w:rPr>
            <w:color w:val="1155CC"/>
            <w:highlight w:val="white"/>
            <w:u w:val="single"/>
          </w:rPr>
          <w:t>, 2020</w:t>
        </w:r>
      </w:hyperlink>
      <w:r>
        <w:rPr>
          <w:highlight w:val="white"/>
        </w:rPr>
        <w:t>)</w:t>
      </w:r>
    </w:p>
    <w:p w14:paraId="384E0AD4" w14:textId="77777777" w:rsidR="00327D66" w:rsidRDefault="00C932BA">
      <w:pPr>
        <w:numPr>
          <w:ilvl w:val="3"/>
          <w:numId w:val="13"/>
        </w:numPr>
      </w:pPr>
      <w:r>
        <w:t>Mechanical ventilation: 10.5-14.5 days (</w:t>
      </w:r>
      <w:hyperlink r:id="rId43">
        <w:r>
          <w:rPr>
            <w:color w:val="1155CC"/>
            <w:highlight w:val="white"/>
            <w:u w:val="single"/>
          </w:rPr>
          <w:t xml:space="preserve">Huang et al, </w:t>
        </w:r>
      </w:hyperlink>
      <w:hyperlink r:id="rId44">
        <w:r>
          <w:rPr>
            <w:i/>
            <w:color w:val="1155CC"/>
            <w:highlight w:val="white"/>
            <w:u w:val="single"/>
          </w:rPr>
          <w:t>Lancet</w:t>
        </w:r>
      </w:hyperlink>
      <w:hyperlink r:id="rId45">
        <w:r>
          <w:rPr>
            <w:color w:val="1155CC"/>
            <w:highlight w:val="white"/>
            <w:u w:val="single"/>
          </w:rPr>
          <w:t>, 2020</w:t>
        </w:r>
      </w:hyperlink>
      <w:r>
        <w:rPr>
          <w:highlight w:val="white"/>
        </w:rPr>
        <w:t xml:space="preserve">; </w:t>
      </w:r>
      <w:hyperlink r:id="rId46">
        <w:r>
          <w:rPr>
            <w:color w:val="1155CC"/>
            <w:highlight w:val="white"/>
            <w:u w:val="single"/>
          </w:rPr>
          <w:t xml:space="preserve">Zhou et al, </w:t>
        </w:r>
      </w:hyperlink>
      <w:hyperlink r:id="rId47">
        <w:r>
          <w:rPr>
            <w:i/>
            <w:color w:val="1155CC"/>
            <w:highlight w:val="white"/>
            <w:u w:val="single"/>
          </w:rPr>
          <w:t>Lancet</w:t>
        </w:r>
      </w:hyperlink>
      <w:hyperlink r:id="rId48">
        <w:r>
          <w:rPr>
            <w:color w:val="1155CC"/>
            <w:highlight w:val="white"/>
            <w:u w:val="single"/>
          </w:rPr>
          <w:t>, 2020</w:t>
        </w:r>
      </w:hyperlink>
      <w:r>
        <w:rPr>
          <w:highlight w:val="white"/>
        </w:rPr>
        <w:t>)</w:t>
      </w:r>
    </w:p>
    <w:p w14:paraId="25023744" w14:textId="77777777" w:rsidR="00327D66" w:rsidRDefault="00327D66">
      <w:pPr>
        <w:ind w:left="2880"/>
        <w:rPr>
          <w:highlight w:val="white"/>
        </w:rPr>
      </w:pPr>
    </w:p>
    <w:p w14:paraId="610EF3C8" w14:textId="77777777" w:rsidR="00327D66" w:rsidRDefault="00C932BA">
      <w:pPr>
        <w:pStyle w:val="Heading2"/>
        <w:numPr>
          <w:ilvl w:val="0"/>
          <w:numId w:val="13"/>
        </w:numPr>
        <w:spacing w:after="0"/>
      </w:pPr>
      <w:bookmarkStart w:id="12" w:name="_z178d8l3t5u1" w:colFirst="0" w:colLast="0"/>
      <w:bookmarkEnd w:id="12"/>
      <w:r>
        <w:t>Management of Hypoxemia</w:t>
      </w:r>
    </w:p>
    <w:p w14:paraId="15AB35D2" w14:textId="77777777" w:rsidR="00327D66" w:rsidRDefault="00C932BA">
      <w:pPr>
        <w:numPr>
          <w:ilvl w:val="1"/>
          <w:numId w:val="13"/>
        </w:numPr>
        <w:spacing w:line="240" w:lineRule="auto"/>
        <w:rPr>
          <w:b/>
        </w:rPr>
      </w:pPr>
      <w:r>
        <w:rPr>
          <w:b/>
        </w:rPr>
        <w:t>Supplemental Oxygen:</w:t>
      </w:r>
    </w:p>
    <w:p w14:paraId="643C7DEC" w14:textId="77777777" w:rsidR="00327D66" w:rsidRDefault="00C932BA">
      <w:pPr>
        <w:numPr>
          <w:ilvl w:val="2"/>
          <w:numId w:val="13"/>
        </w:numPr>
        <w:spacing w:line="240" w:lineRule="auto"/>
      </w:pPr>
      <w:r>
        <w:t>Humidified n</w:t>
      </w:r>
      <w:r>
        <w:t>asal cannula (NC) 1 to 8 LPM for target SpO2 92-96%</w:t>
      </w:r>
    </w:p>
    <w:p w14:paraId="7FB7AF41" w14:textId="77777777" w:rsidR="00327D66" w:rsidRDefault="00C932BA">
      <w:pPr>
        <w:numPr>
          <w:ilvl w:val="2"/>
          <w:numId w:val="13"/>
        </w:numPr>
      </w:pPr>
      <w:r>
        <w:t xml:space="preserve">If a patient requires &gt; 8 LPM NC, initiate dry Venturi mask (non-humidified to reduce aerosolization risk) </w:t>
      </w:r>
    </w:p>
    <w:p w14:paraId="44CB5FBA" w14:textId="77777777" w:rsidR="00327D66" w:rsidRDefault="00C932BA">
      <w:pPr>
        <w:numPr>
          <w:ilvl w:val="3"/>
          <w:numId w:val="13"/>
        </w:numPr>
      </w:pPr>
      <w:r>
        <w:t>Start Venturi mask at 9 LPM and FiO2 28%</w:t>
      </w:r>
    </w:p>
    <w:p w14:paraId="49243A03" w14:textId="77777777" w:rsidR="00327D66" w:rsidRDefault="00C932BA">
      <w:pPr>
        <w:numPr>
          <w:ilvl w:val="3"/>
          <w:numId w:val="13"/>
        </w:numPr>
      </w:pPr>
      <w:r>
        <w:t>Up-titrate FiO2 to goal SpO2 of 92-96% (not exceeding FiO2 35%)</w:t>
      </w:r>
    </w:p>
    <w:p w14:paraId="0DD25DF5" w14:textId="77777777" w:rsidR="00327D66" w:rsidRDefault="00C932BA">
      <w:pPr>
        <w:numPr>
          <w:ilvl w:val="3"/>
          <w:numId w:val="13"/>
        </w:numPr>
      </w:pPr>
      <w:r>
        <w:t>If FiO2 &gt; 35% then increase flow to 12 LPM</w:t>
      </w:r>
    </w:p>
    <w:p w14:paraId="5A6B43D0" w14:textId="77777777" w:rsidR="00327D66" w:rsidRDefault="00C932BA">
      <w:pPr>
        <w:numPr>
          <w:ilvl w:val="2"/>
          <w:numId w:val="13"/>
        </w:numPr>
      </w:pPr>
      <w:r>
        <w:t>Notify ICU triage pager</w:t>
      </w:r>
    </w:p>
    <w:p w14:paraId="60156B29" w14:textId="77777777" w:rsidR="00327D66" w:rsidRDefault="00C932BA">
      <w:pPr>
        <w:numPr>
          <w:ilvl w:val="1"/>
          <w:numId w:val="13"/>
        </w:numPr>
        <w:spacing w:line="240" w:lineRule="auto"/>
        <w:rPr>
          <w:b/>
        </w:rPr>
      </w:pPr>
      <w:r>
        <w:rPr>
          <w:b/>
        </w:rPr>
        <w:t>Avoid high-flow nasal cannula (HFNC) and non-invasive positive pressure ventilation (NIPPV; i.e. CPAP/BiPAP) for ARDS.</w:t>
      </w:r>
    </w:p>
    <w:p w14:paraId="30BCF39D" w14:textId="77777777" w:rsidR="00327D66" w:rsidRDefault="00C932BA">
      <w:pPr>
        <w:numPr>
          <w:ilvl w:val="2"/>
          <w:numId w:val="13"/>
        </w:numPr>
        <w:spacing w:line="240" w:lineRule="auto"/>
      </w:pPr>
      <w:r>
        <w:t>If a p</w:t>
      </w:r>
      <w:r>
        <w:t>atient already on HFNC or NIPPV becomes a COVID-19 PUI, transition to non-rebreather if safe.</w:t>
      </w:r>
    </w:p>
    <w:p w14:paraId="5BDAA134" w14:textId="77777777" w:rsidR="00327D66" w:rsidRDefault="00C932BA">
      <w:pPr>
        <w:numPr>
          <w:ilvl w:val="3"/>
          <w:numId w:val="13"/>
        </w:numPr>
        <w:spacing w:line="240" w:lineRule="auto"/>
      </w:pPr>
      <w:r>
        <w:t xml:space="preserve">Recommend that the patient be off an aerosol generating device </w:t>
      </w:r>
      <w:proofErr w:type="gramStart"/>
      <w:r>
        <w:t>like  HFNC</w:t>
      </w:r>
      <w:proofErr w:type="gramEnd"/>
      <w:r>
        <w:t xml:space="preserve"> or NIPPV for 45 minutes prior to intubation if clinically feasible.</w:t>
      </w:r>
    </w:p>
    <w:p w14:paraId="6D67398E" w14:textId="77777777" w:rsidR="00327D66" w:rsidRDefault="00C932BA">
      <w:pPr>
        <w:numPr>
          <w:ilvl w:val="2"/>
          <w:numId w:val="13"/>
        </w:numPr>
        <w:spacing w:line="240" w:lineRule="auto"/>
      </w:pPr>
      <w:r>
        <w:t>Patients on home noc</w:t>
      </w:r>
      <w:r>
        <w:t xml:space="preserve">turnal NIPPV for severe sleep apnea may continue their nocturnal NIPPV. However, patient must use BWH NIPPV </w:t>
      </w:r>
      <w:r>
        <w:rPr>
          <w:u w:val="single"/>
        </w:rPr>
        <w:t>mask</w:t>
      </w:r>
      <w:r>
        <w:t xml:space="preserve"> and </w:t>
      </w:r>
      <w:r>
        <w:rPr>
          <w:u w:val="single"/>
        </w:rPr>
        <w:t>machine</w:t>
      </w:r>
      <w:r>
        <w:t xml:space="preserve"> (not home mask/nasal pillow or machine due to increased aerosol risk with home pillows/mask/machine) under strict airborne precauti</w:t>
      </w:r>
      <w:r>
        <w:t xml:space="preserve">ons - this includes a negative pressure room. </w:t>
      </w:r>
    </w:p>
    <w:p w14:paraId="2C17EB7B" w14:textId="77777777" w:rsidR="00327D66" w:rsidRDefault="00C932BA">
      <w:pPr>
        <w:numPr>
          <w:ilvl w:val="3"/>
          <w:numId w:val="13"/>
        </w:numPr>
        <w:spacing w:line="240" w:lineRule="auto"/>
      </w:pPr>
      <w:r>
        <w:t>If a negative pressure room is not available, avoid home NIPPV and use nocturnal oxygen instead whenever possible.</w:t>
      </w:r>
    </w:p>
    <w:p w14:paraId="2CB1A0EE" w14:textId="77777777" w:rsidR="00327D66" w:rsidRDefault="00C932BA">
      <w:pPr>
        <w:numPr>
          <w:ilvl w:val="2"/>
          <w:numId w:val="13"/>
        </w:numPr>
        <w:spacing w:line="240" w:lineRule="auto"/>
      </w:pPr>
      <w:r>
        <w:lastRenderedPageBreak/>
        <w:t xml:space="preserve">If a patient is DNR/DNI or otherwise is not eligible for intubation: </w:t>
      </w:r>
    </w:p>
    <w:p w14:paraId="35779CBC" w14:textId="77777777" w:rsidR="00327D66" w:rsidRDefault="00C932BA">
      <w:pPr>
        <w:numPr>
          <w:ilvl w:val="3"/>
          <w:numId w:val="13"/>
        </w:numPr>
        <w:spacing w:line="240" w:lineRule="auto"/>
        <w:rPr>
          <w:b/>
        </w:rPr>
      </w:pPr>
      <w:r>
        <w:rPr>
          <w:b/>
        </w:rPr>
        <w:t>Current policy advises a</w:t>
      </w:r>
      <w:r>
        <w:rPr>
          <w:b/>
        </w:rPr>
        <w:t xml:space="preserve">voiding HFNC or NIPPV in DNI/DNR patients. However, neither HFNC nor NIPPV is prohibited and case-by-case exceptions could apply. </w:t>
      </w:r>
    </w:p>
    <w:p w14:paraId="48C49CB5" w14:textId="77777777" w:rsidR="00327D66" w:rsidRDefault="00C932BA">
      <w:pPr>
        <w:numPr>
          <w:ilvl w:val="3"/>
          <w:numId w:val="13"/>
        </w:numPr>
        <w:spacing w:line="240" w:lineRule="auto"/>
      </w:pPr>
      <w:r>
        <w:t xml:space="preserve">This is an evolving area without definitive evidence or uniform policy that underwent multi-disciplinary discussion. </w:t>
      </w:r>
    </w:p>
    <w:p w14:paraId="39BC9F60" w14:textId="77777777" w:rsidR="00327D66" w:rsidRDefault="00C932BA">
      <w:pPr>
        <w:numPr>
          <w:ilvl w:val="3"/>
          <w:numId w:val="13"/>
        </w:numPr>
        <w:spacing w:line="240" w:lineRule="auto"/>
      </w:pPr>
      <w:r>
        <w:t>Conside</w:t>
      </w:r>
      <w:r>
        <w:t xml:space="preserve">rations include: </w:t>
      </w:r>
    </w:p>
    <w:p w14:paraId="143AF4A1" w14:textId="77777777" w:rsidR="00327D66" w:rsidRDefault="00C932BA">
      <w:pPr>
        <w:numPr>
          <w:ilvl w:val="0"/>
          <w:numId w:val="8"/>
        </w:numPr>
        <w:spacing w:line="240" w:lineRule="auto"/>
      </w:pPr>
      <w:r>
        <w:t>Safety of staff (particularly respiratory therapy and nursing);</w:t>
      </w:r>
    </w:p>
    <w:p w14:paraId="34C7744B" w14:textId="77777777" w:rsidR="00327D66" w:rsidRDefault="00C932BA">
      <w:pPr>
        <w:numPr>
          <w:ilvl w:val="0"/>
          <w:numId w:val="8"/>
        </w:numPr>
        <w:spacing w:line="240" w:lineRule="auto"/>
      </w:pPr>
      <w:r>
        <w:t xml:space="preserve">Paucity of data on the increased aerosol risk; </w:t>
      </w:r>
    </w:p>
    <w:p w14:paraId="62C536BD" w14:textId="77777777" w:rsidR="00327D66" w:rsidRDefault="00C932BA">
      <w:pPr>
        <w:numPr>
          <w:ilvl w:val="0"/>
          <w:numId w:val="8"/>
        </w:numPr>
        <w:spacing w:line="240" w:lineRule="auto"/>
      </w:pPr>
      <w:hyperlink r:id="rId49">
        <w:r>
          <w:rPr>
            <w:color w:val="1155CC"/>
            <w:u w:val="single"/>
          </w:rPr>
          <w:t>WHO interim guidance (published March 13, 2020)</w:t>
        </w:r>
      </w:hyperlink>
      <w:r>
        <w:t xml:space="preserve"> on COVID-19 are more liberal about the usage of HFNC and NIPPV, stating that systems with </w:t>
      </w:r>
      <w:commentRangeStart w:id="13"/>
      <w:commentRangeStart w:id="14"/>
      <w:r>
        <w:t>“good interface fitting [i.e., good seal, no air leak]</w:t>
      </w:r>
      <w:r>
        <w:rPr>
          <w:highlight w:val="white"/>
        </w:rPr>
        <w:t xml:space="preserve"> do not create widesp</w:t>
      </w:r>
      <w:r>
        <w:rPr>
          <w:highlight w:val="white"/>
        </w:rPr>
        <w:t>read dispersion of exhaled air and therefore should be associated with low risk of airborne transmission.”</w:t>
      </w:r>
      <w:commentRangeEnd w:id="13"/>
      <w:r>
        <w:commentReference w:id="13"/>
      </w:r>
      <w:commentRangeEnd w:id="14"/>
      <w:r>
        <w:commentReference w:id="14"/>
      </w:r>
      <w:r>
        <w:rPr>
          <w:highlight w:val="white"/>
        </w:rPr>
        <w:t xml:space="preserve"> </w:t>
      </w:r>
    </w:p>
    <w:p w14:paraId="42D1D42A" w14:textId="77777777" w:rsidR="00327D66" w:rsidRDefault="00C932BA">
      <w:pPr>
        <w:numPr>
          <w:ilvl w:val="0"/>
          <w:numId w:val="8"/>
        </w:numPr>
        <w:spacing w:line="240" w:lineRule="auto"/>
      </w:pPr>
      <w:r>
        <w:t xml:space="preserve">Difficulty in assessing how many patients failing NRB would survive on HFNC. </w:t>
      </w:r>
    </w:p>
    <w:p w14:paraId="06C5317E" w14:textId="77777777" w:rsidR="00327D66" w:rsidRDefault="00C932BA">
      <w:pPr>
        <w:numPr>
          <w:ilvl w:val="0"/>
          <w:numId w:val="8"/>
        </w:numPr>
        <w:spacing w:line="240" w:lineRule="auto"/>
      </w:pPr>
      <w:r>
        <w:t>Pro-active treatment of air hunger through other means.</w:t>
      </w:r>
    </w:p>
    <w:p w14:paraId="56086745" w14:textId="77777777" w:rsidR="00327D66" w:rsidRDefault="00C932BA">
      <w:pPr>
        <w:numPr>
          <w:ilvl w:val="0"/>
          <w:numId w:val="8"/>
        </w:numPr>
        <w:spacing w:line="240" w:lineRule="auto"/>
      </w:pPr>
      <w:r>
        <w:t xml:space="preserve">HFNC has been utilized in lieu of ventilation of both full code and DNI/DNR patients in the setting of limited resources. </w:t>
      </w:r>
    </w:p>
    <w:p w14:paraId="1B6E9A42" w14:textId="77777777" w:rsidR="00327D66" w:rsidRDefault="00C932BA">
      <w:pPr>
        <w:spacing w:line="240" w:lineRule="auto"/>
        <w:ind w:left="2880"/>
        <w:rPr>
          <w:i/>
          <w:highlight w:val="white"/>
        </w:rPr>
      </w:pPr>
      <w:r>
        <w:rPr>
          <w:i/>
          <w:highlight w:val="white"/>
        </w:rPr>
        <w:t>If HFNC or NIPPV used</w:t>
      </w:r>
    </w:p>
    <w:p w14:paraId="7D20A7CB" w14:textId="77777777" w:rsidR="00327D66" w:rsidRDefault="00C932BA">
      <w:pPr>
        <w:numPr>
          <w:ilvl w:val="4"/>
          <w:numId w:val="13"/>
        </w:numPr>
        <w:spacing w:line="240" w:lineRule="auto"/>
      </w:pPr>
      <w:r>
        <w:t>For HFNC, recommend patient wear surgical mask and limit flow rate to &lt; 30 L/min</w:t>
      </w:r>
    </w:p>
    <w:p w14:paraId="68D2246F" w14:textId="77777777" w:rsidR="00327D66" w:rsidRDefault="00C932BA">
      <w:pPr>
        <w:numPr>
          <w:ilvl w:val="4"/>
          <w:numId w:val="13"/>
        </w:numPr>
        <w:spacing w:line="240" w:lineRule="auto"/>
      </w:pPr>
      <w:r>
        <w:t>For BiPAP, use an in-line viral filter.</w:t>
      </w:r>
    </w:p>
    <w:p w14:paraId="60CCA2BE" w14:textId="77777777" w:rsidR="00327D66" w:rsidRDefault="00C932BA">
      <w:pPr>
        <w:numPr>
          <w:ilvl w:val="4"/>
          <w:numId w:val="13"/>
        </w:numPr>
        <w:spacing w:line="240" w:lineRule="auto"/>
      </w:pPr>
      <w:r>
        <w:t>Ensure masks/devices fit well and there is minimal air leak (as leaks propel potentially infected air significant distances - see “Rationale” below)</w:t>
      </w:r>
    </w:p>
    <w:p w14:paraId="258C4CDC" w14:textId="77777777" w:rsidR="00327D66" w:rsidRDefault="00C932BA">
      <w:pPr>
        <w:numPr>
          <w:ilvl w:val="4"/>
          <w:numId w:val="13"/>
        </w:numPr>
        <w:spacing w:line="240" w:lineRule="auto"/>
      </w:pPr>
      <w:r>
        <w:t xml:space="preserve">Keep patient in a negative pressure room </w:t>
      </w:r>
    </w:p>
    <w:p w14:paraId="126D54BD" w14:textId="77777777" w:rsidR="00327D66" w:rsidRDefault="00C932BA">
      <w:pPr>
        <w:numPr>
          <w:ilvl w:val="2"/>
          <w:numId w:val="13"/>
        </w:numPr>
        <w:spacing w:line="240" w:lineRule="auto"/>
      </w:pPr>
      <w:r>
        <w:rPr>
          <w:i/>
        </w:rPr>
        <w:t>Rationale</w:t>
      </w:r>
      <w:r>
        <w:t>: General consen</w:t>
      </w:r>
      <w:r>
        <w:t>sus suggests that HFNC and NIPPV increase the risk of viral transmission. Given the rapid progression of disease, we do not expect many patients can be salvaged/avoid intubation using HFNC/NIPPV, but this is unknown</w:t>
      </w:r>
    </w:p>
    <w:p w14:paraId="07588EB6" w14:textId="77777777" w:rsidR="00327D66" w:rsidRDefault="00C932BA">
      <w:pPr>
        <w:numPr>
          <w:ilvl w:val="3"/>
          <w:numId w:val="13"/>
        </w:numPr>
        <w:spacing w:line="240" w:lineRule="auto"/>
      </w:pPr>
      <w:r>
        <w:t>A systematic review on SARS found that N</w:t>
      </w:r>
      <w:r>
        <w:t>IPPV was associated with increased risk of viral transmission to healthcare workers (n=2 studies), but HFNC was not (n=1) (</w:t>
      </w:r>
      <w:hyperlink r:id="rId53">
        <w:r>
          <w:rPr>
            <w:color w:val="1155CC"/>
            <w:u w:val="single"/>
          </w:rPr>
          <w:t xml:space="preserve">Tran et al, </w:t>
        </w:r>
      </w:hyperlink>
      <w:hyperlink r:id="rId54">
        <w:proofErr w:type="spellStart"/>
        <w:r>
          <w:rPr>
            <w:i/>
            <w:color w:val="1155CC"/>
            <w:u w:val="single"/>
          </w:rPr>
          <w:t>PLoS</w:t>
        </w:r>
        <w:proofErr w:type="spellEnd"/>
        <w:r>
          <w:rPr>
            <w:i/>
            <w:color w:val="1155CC"/>
            <w:u w:val="single"/>
          </w:rPr>
          <w:t xml:space="preserve"> One</w:t>
        </w:r>
      </w:hyperlink>
      <w:hyperlink r:id="rId55">
        <w:r>
          <w:rPr>
            <w:color w:val="1155CC"/>
            <w:u w:val="single"/>
          </w:rPr>
          <w:t>, 2012</w:t>
        </w:r>
      </w:hyperlink>
      <w:r>
        <w:t>)</w:t>
      </w:r>
    </w:p>
    <w:p w14:paraId="6B678A7F" w14:textId="77777777" w:rsidR="00327D66" w:rsidRDefault="00C932BA">
      <w:pPr>
        <w:numPr>
          <w:ilvl w:val="3"/>
          <w:numId w:val="13"/>
        </w:numPr>
        <w:spacing w:line="240" w:lineRule="auto"/>
      </w:pPr>
      <w:r>
        <w:t xml:space="preserve">Other studies with very limited power exist, such as a post-hoc analysis that found no secondary infections in medical staff from patients with influenza H1N1 treated with </w:t>
      </w:r>
      <w:r>
        <w:t>HFNC but was limited to only n=20 (</w:t>
      </w:r>
      <w:proofErr w:type="spellStart"/>
      <w:r>
        <w:fldChar w:fldCharType="begin"/>
      </w:r>
      <w:r>
        <w:instrText xml:space="preserve"> HYPERLINK "http://www.ncbi.nlm.nih.gov/pubmed/22762937" \h </w:instrText>
      </w:r>
      <w:r>
        <w:fldChar w:fldCharType="separate"/>
      </w:r>
      <w:r>
        <w:rPr>
          <w:color w:val="1155CC"/>
          <w:u w:val="single"/>
        </w:rPr>
        <w:t>Rello</w:t>
      </w:r>
      <w:proofErr w:type="spellEnd"/>
      <w:r>
        <w:rPr>
          <w:color w:val="1155CC"/>
          <w:u w:val="single"/>
        </w:rPr>
        <w:t xml:space="preserve"> </w:t>
      </w:r>
      <w:r>
        <w:rPr>
          <w:color w:val="1155CC"/>
          <w:u w:val="single"/>
        </w:rPr>
        <w:fldChar w:fldCharType="end"/>
      </w:r>
      <w:hyperlink r:id="rId56">
        <w:r>
          <w:rPr>
            <w:color w:val="1155CC"/>
            <w:u w:val="single"/>
          </w:rPr>
          <w:t>et al</w:t>
        </w:r>
      </w:hyperlink>
      <w:hyperlink r:id="rId57">
        <w:r>
          <w:rPr>
            <w:color w:val="1155CC"/>
            <w:u w:val="single"/>
          </w:rPr>
          <w:t xml:space="preserve">, </w:t>
        </w:r>
      </w:hyperlink>
      <w:hyperlink r:id="rId58">
        <w:r>
          <w:rPr>
            <w:i/>
            <w:color w:val="1155CC"/>
            <w:u w:val="single"/>
          </w:rPr>
          <w:t xml:space="preserve">J </w:t>
        </w:r>
        <w:proofErr w:type="spellStart"/>
        <w:r>
          <w:rPr>
            <w:i/>
            <w:color w:val="1155CC"/>
            <w:u w:val="single"/>
          </w:rPr>
          <w:t>Crit</w:t>
        </w:r>
        <w:proofErr w:type="spellEnd"/>
        <w:r>
          <w:rPr>
            <w:i/>
            <w:color w:val="1155CC"/>
            <w:u w:val="single"/>
          </w:rPr>
          <w:t xml:space="preserve"> Care, </w:t>
        </w:r>
      </w:hyperlink>
      <w:hyperlink r:id="rId59">
        <w:r>
          <w:rPr>
            <w:color w:val="1155CC"/>
            <w:u w:val="single"/>
          </w:rPr>
          <w:t>2012</w:t>
        </w:r>
      </w:hyperlink>
      <w:r>
        <w:t xml:space="preserve">); </w:t>
      </w:r>
      <w:r>
        <w:rPr>
          <w:i/>
        </w:rPr>
        <w:t xml:space="preserve"> </w:t>
      </w:r>
      <w:r>
        <w:t xml:space="preserve"> </w:t>
      </w:r>
    </w:p>
    <w:p w14:paraId="7E3914AE" w14:textId="77777777" w:rsidR="00327D66" w:rsidRDefault="00C932BA">
      <w:pPr>
        <w:numPr>
          <w:ilvl w:val="3"/>
          <w:numId w:val="13"/>
        </w:numPr>
        <w:spacing w:line="240" w:lineRule="auto"/>
      </w:pPr>
      <w:r>
        <w:rPr>
          <w:highlight w:val="white"/>
        </w:rPr>
        <w:t>Exhaled air distances are minimally increased with CPAP pressures up to 20 cm H2O and HFNC up to 60 LPM; device/interface leak</w:t>
      </w:r>
      <w:r>
        <w:rPr>
          <w:highlight w:val="white"/>
        </w:rPr>
        <w:t>s cause significant lateral air travel (</w:t>
      </w:r>
      <w:hyperlink r:id="rId60">
        <w:r>
          <w:rPr>
            <w:color w:val="1155CC"/>
            <w:highlight w:val="white"/>
            <w:u w:val="single"/>
          </w:rPr>
          <w:t xml:space="preserve">Hui et al, </w:t>
        </w:r>
      </w:hyperlink>
      <w:hyperlink r:id="rId61">
        <w:r>
          <w:rPr>
            <w:i/>
            <w:color w:val="1155CC"/>
            <w:highlight w:val="white"/>
            <w:u w:val="single"/>
          </w:rPr>
          <w:t>Eur Respir J,</w:t>
        </w:r>
      </w:hyperlink>
      <w:hyperlink r:id="rId62">
        <w:r>
          <w:rPr>
            <w:color w:val="1155CC"/>
            <w:highlight w:val="white"/>
            <w:u w:val="single"/>
          </w:rPr>
          <w:t xml:space="preserve"> 20</w:t>
        </w:r>
        <w:r>
          <w:rPr>
            <w:color w:val="1155CC"/>
            <w:highlight w:val="white"/>
            <w:u w:val="single"/>
          </w:rPr>
          <w:t>19</w:t>
        </w:r>
      </w:hyperlink>
      <w:r>
        <w:rPr>
          <w:highlight w:val="white"/>
        </w:rPr>
        <w:t>)</w:t>
      </w:r>
    </w:p>
    <w:p w14:paraId="6EDB62CD" w14:textId="77777777" w:rsidR="00327D66" w:rsidRDefault="00C932BA">
      <w:pPr>
        <w:numPr>
          <w:ilvl w:val="1"/>
          <w:numId w:val="13"/>
        </w:numPr>
        <w:rPr>
          <w:b/>
        </w:rPr>
      </w:pPr>
      <w:r>
        <w:rPr>
          <w:b/>
        </w:rPr>
        <w:t xml:space="preserve">Early intubation: </w:t>
      </w:r>
    </w:p>
    <w:p w14:paraId="716A3B98" w14:textId="77777777" w:rsidR="00327D66" w:rsidRDefault="00C932BA">
      <w:pPr>
        <w:numPr>
          <w:ilvl w:val="2"/>
          <w:numId w:val="13"/>
        </w:numPr>
      </w:pPr>
      <w:r>
        <w:t xml:space="preserve">We recommend early consultation with anesthesia for possible intubation in the setting of rapidly progressive hypoxia. </w:t>
      </w:r>
    </w:p>
    <w:p w14:paraId="137D306E" w14:textId="77777777" w:rsidR="00327D66" w:rsidRDefault="00C932BA">
      <w:pPr>
        <w:numPr>
          <w:ilvl w:val="3"/>
          <w:numId w:val="13"/>
        </w:numPr>
      </w:pPr>
      <w:r>
        <w:lastRenderedPageBreak/>
        <w:t>Case reports from China suggest high failure rates for non-invasive ventilation, including high-flow nasal oxygen (</w:t>
      </w:r>
      <w:proofErr w:type="spellStart"/>
      <w:r>
        <w:fldChar w:fldCharType="begin"/>
      </w:r>
      <w:r>
        <w:instrText xml:space="preserve"> HYPERLINK "http://www.ncbi.nlm.nih.gov/pubmed/32102726" \h </w:instrText>
      </w:r>
      <w:r>
        <w:fldChar w:fldCharType="separate"/>
      </w:r>
      <w:r>
        <w:rPr>
          <w:color w:val="1155CC"/>
          <w:u w:val="single"/>
        </w:rPr>
        <w:t>Zuo</w:t>
      </w:r>
      <w:proofErr w:type="spellEnd"/>
      <w:r>
        <w:rPr>
          <w:color w:val="1155CC"/>
          <w:u w:val="single"/>
        </w:rPr>
        <w:t xml:space="preserve"> et al, </w:t>
      </w:r>
      <w:r>
        <w:rPr>
          <w:color w:val="1155CC"/>
          <w:u w:val="single"/>
        </w:rPr>
        <w:fldChar w:fldCharType="end"/>
      </w:r>
      <w:hyperlink r:id="rId63">
        <w:r>
          <w:rPr>
            <w:i/>
            <w:color w:val="1155CC"/>
            <w:u w:val="single"/>
          </w:rPr>
          <w:t>Chin</w:t>
        </w:r>
        <w:r>
          <w:rPr>
            <w:i/>
            <w:color w:val="1155CC"/>
            <w:u w:val="single"/>
          </w:rPr>
          <w:t xml:space="preserve"> Med Sci J</w:t>
        </w:r>
      </w:hyperlink>
      <w:hyperlink r:id="rId64">
        <w:r>
          <w:rPr>
            <w:color w:val="1155CC"/>
            <w:u w:val="single"/>
          </w:rPr>
          <w:t>, 2020</w:t>
        </w:r>
      </w:hyperlink>
      <w:r>
        <w:t>)</w:t>
      </w:r>
    </w:p>
    <w:p w14:paraId="44B7A954" w14:textId="77777777" w:rsidR="00327D66" w:rsidRDefault="00C932BA">
      <w:pPr>
        <w:numPr>
          <w:ilvl w:val="2"/>
          <w:numId w:val="13"/>
        </w:numPr>
      </w:pPr>
      <w:r>
        <w:t xml:space="preserve">For patients maintained on Venturi mask, once FiO2 = 60% and SpO2 &lt; 92%, call for intubation if patient is a candidate for mechanical ventilation </w:t>
      </w:r>
    </w:p>
    <w:p w14:paraId="54E7CC4A" w14:textId="77777777" w:rsidR="00327D66" w:rsidRDefault="00C932BA">
      <w:pPr>
        <w:numPr>
          <w:ilvl w:val="3"/>
          <w:numId w:val="13"/>
        </w:numPr>
        <w:spacing w:line="240" w:lineRule="auto"/>
      </w:pPr>
      <w:r>
        <w:t>There is a COVID Airway Code</w:t>
      </w:r>
      <w:r>
        <w:t xml:space="preserve"> Team with specific protocols for avoiding aerosolization.</w:t>
      </w:r>
    </w:p>
    <w:p w14:paraId="5B950561" w14:textId="77777777" w:rsidR="00327D66" w:rsidRDefault="00C932BA">
      <w:pPr>
        <w:numPr>
          <w:ilvl w:val="3"/>
          <w:numId w:val="13"/>
        </w:numPr>
        <w:spacing w:line="240" w:lineRule="auto"/>
      </w:pPr>
      <w:r>
        <w:t xml:space="preserve">Many centers suggest Rapid Sequence Intubation when fully paralyzed, without </w:t>
      </w:r>
      <w:proofErr w:type="spellStart"/>
      <w:r>
        <w:t>ambu</w:t>
      </w:r>
      <w:proofErr w:type="spellEnd"/>
      <w:r>
        <w:t>-bag (which generates aerosols) and highly experienced operators (</w:t>
      </w:r>
      <w:r>
        <w:rPr>
          <w:i/>
        </w:rPr>
        <w:t>e.g.</w:t>
      </w:r>
      <w:r>
        <w:t xml:space="preserve">, anesthesia attending). </w:t>
      </w:r>
    </w:p>
    <w:p w14:paraId="7EFC338D" w14:textId="77777777" w:rsidR="00327D66" w:rsidRDefault="00C932BA">
      <w:pPr>
        <w:numPr>
          <w:ilvl w:val="2"/>
          <w:numId w:val="13"/>
        </w:numPr>
      </w:pPr>
      <w:r>
        <w:t xml:space="preserve">Consider additional </w:t>
      </w:r>
      <w:r>
        <w:t>indications for intubation (tachypnea, work of breathing).</w:t>
      </w:r>
    </w:p>
    <w:p w14:paraId="2C5295D8" w14:textId="77777777" w:rsidR="00327D66" w:rsidRDefault="00C932BA">
      <w:pPr>
        <w:ind w:left="2160"/>
      </w:pPr>
      <w:r>
        <w:t xml:space="preserve"> </w:t>
      </w:r>
    </w:p>
    <w:p w14:paraId="774B4F6A" w14:textId="77777777" w:rsidR="00327D66" w:rsidRDefault="00C932BA">
      <w:pPr>
        <w:pStyle w:val="Heading2"/>
        <w:numPr>
          <w:ilvl w:val="0"/>
          <w:numId w:val="12"/>
        </w:numPr>
        <w:spacing w:after="0"/>
      </w:pPr>
      <w:bookmarkStart w:id="15" w:name="_welz4k559gib" w:colFirst="0" w:colLast="0"/>
      <w:bookmarkEnd w:id="15"/>
      <w:r>
        <w:t>Intubation</w:t>
      </w:r>
    </w:p>
    <w:p w14:paraId="1F328E72" w14:textId="77777777" w:rsidR="00327D66" w:rsidRDefault="00C932BA">
      <w:pPr>
        <w:numPr>
          <w:ilvl w:val="1"/>
          <w:numId w:val="12"/>
        </w:numPr>
        <w:rPr>
          <w:i/>
        </w:rPr>
      </w:pPr>
      <w:r>
        <w:rPr>
          <w:i/>
        </w:rPr>
        <w:t>This section is in process</w:t>
      </w:r>
    </w:p>
    <w:p w14:paraId="718F657B" w14:textId="77777777" w:rsidR="00327D66" w:rsidRDefault="00327D66"/>
    <w:p w14:paraId="2535171F" w14:textId="77777777" w:rsidR="00327D66" w:rsidRDefault="00C932BA">
      <w:pPr>
        <w:pStyle w:val="Heading2"/>
        <w:numPr>
          <w:ilvl w:val="0"/>
          <w:numId w:val="12"/>
        </w:numPr>
        <w:spacing w:after="0"/>
      </w:pPr>
      <w:bookmarkStart w:id="16" w:name="_33v1ghqhe6i0" w:colFirst="0" w:colLast="0"/>
      <w:bookmarkEnd w:id="16"/>
      <w:r>
        <w:t>Initial Mechanical Ventilation</w:t>
      </w:r>
    </w:p>
    <w:p w14:paraId="00C4C86C" w14:textId="77777777" w:rsidR="00327D66" w:rsidRDefault="00C932BA">
      <w:pPr>
        <w:numPr>
          <w:ilvl w:val="1"/>
          <w:numId w:val="12"/>
        </w:numPr>
      </w:pPr>
      <w:r>
        <w:rPr>
          <w:b/>
        </w:rPr>
        <w:t>Intubations outside of ICU:</w:t>
      </w:r>
    </w:p>
    <w:p w14:paraId="184987A4" w14:textId="77777777" w:rsidR="00327D66" w:rsidRDefault="00C932BA">
      <w:pPr>
        <w:numPr>
          <w:ilvl w:val="2"/>
          <w:numId w:val="12"/>
        </w:numPr>
      </w:pPr>
      <w:r>
        <w:t>Should be attended by the Resource RT, who can facilitate early and appropriate ventilator settin</w:t>
      </w:r>
      <w:r>
        <w:t>gs with non-intensivists.</w:t>
      </w:r>
    </w:p>
    <w:p w14:paraId="57E55F17" w14:textId="77777777" w:rsidR="00327D66" w:rsidRDefault="00C932BA">
      <w:pPr>
        <w:numPr>
          <w:ilvl w:val="2"/>
          <w:numId w:val="12"/>
        </w:numPr>
      </w:pPr>
      <w:r>
        <w:t xml:space="preserve">Use “Mechanical Ventilation with Sedation” </w:t>
      </w:r>
      <w:proofErr w:type="spellStart"/>
      <w:r>
        <w:t>orderset</w:t>
      </w:r>
      <w:proofErr w:type="spellEnd"/>
      <w:r>
        <w:t>.</w:t>
      </w:r>
    </w:p>
    <w:p w14:paraId="157DE9C2" w14:textId="77777777" w:rsidR="00327D66" w:rsidRDefault="00C932BA">
      <w:pPr>
        <w:numPr>
          <w:ilvl w:val="1"/>
          <w:numId w:val="12"/>
        </w:numPr>
      </w:pPr>
      <w:r>
        <w:rPr>
          <w:b/>
        </w:rPr>
        <w:t xml:space="preserve">Initiate Volume Control (AC/VC) mode </w:t>
      </w:r>
    </w:p>
    <w:p w14:paraId="1A7D84F4" w14:textId="77777777" w:rsidR="00327D66" w:rsidRDefault="00C932BA">
      <w:pPr>
        <w:numPr>
          <w:ilvl w:val="1"/>
          <w:numId w:val="12"/>
        </w:numPr>
      </w:pPr>
      <w:r>
        <w:rPr>
          <w:b/>
        </w:rPr>
        <w:t>Initial tidal volume (Vt):</w:t>
      </w:r>
      <w:r>
        <w:t xml:space="preserve"> </w:t>
      </w:r>
    </w:p>
    <w:p w14:paraId="5C62576F" w14:textId="77777777" w:rsidR="00327D66" w:rsidRDefault="00C932BA">
      <w:pPr>
        <w:numPr>
          <w:ilvl w:val="2"/>
          <w:numId w:val="12"/>
        </w:numPr>
      </w:pPr>
      <w:r>
        <w:t xml:space="preserve">Vt = 6 ml/kg (based on ideal body weight [IBW] from </w:t>
      </w:r>
      <w:proofErr w:type="spellStart"/>
      <w:r>
        <w:t>ARDSnet</w:t>
      </w:r>
      <w:proofErr w:type="spellEnd"/>
      <w:r>
        <w:t xml:space="preserve"> table, see table below)</w:t>
      </w:r>
    </w:p>
    <w:p w14:paraId="43C13283" w14:textId="77777777" w:rsidR="00327D66" w:rsidRDefault="00C932BA">
      <w:pPr>
        <w:numPr>
          <w:ilvl w:val="3"/>
          <w:numId w:val="12"/>
        </w:numPr>
      </w:pPr>
      <w:r>
        <w:t>IBW men (kg) = 50 + 2.3 (height in inches – 60)</w:t>
      </w:r>
    </w:p>
    <w:p w14:paraId="65BBA8B9" w14:textId="77777777" w:rsidR="00327D66" w:rsidRDefault="00C932BA">
      <w:pPr>
        <w:numPr>
          <w:ilvl w:val="3"/>
          <w:numId w:val="12"/>
        </w:numPr>
      </w:pPr>
      <w:r>
        <w:t>IBW women (kg) = 45.5 + 2.3 (height in inches – 60)</w:t>
      </w:r>
    </w:p>
    <w:p w14:paraId="6B44B8F1" w14:textId="77777777" w:rsidR="00327D66" w:rsidRDefault="00C932BA">
      <w:pPr>
        <w:ind w:left="1440"/>
      </w:pPr>
      <w:r>
        <w:rPr>
          <w:noProof/>
        </w:rPr>
        <w:lastRenderedPageBreak/>
        <w:drawing>
          <wp:inline distT="114300" distB="114300" distL="114300" distR="114300" wp14:anchorId="09E09BD3" wp14:editId="08C6B331">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t="1841"/>
                    <a:stretch>
                      <a:fillRect/>
                    </a:stretch>
                  </pic:blipFill>
                  <pic:spPr>
                    <a:xfrm>
                      <a:off x="0" y="0"/>
                      <a:ext cx="4638675" cy="3300413"/>
                    </a:xfrm>
                    <a:prstGeom prst="rect">
                      <a:avLst/>
                    </a:prstGeom>
                    <a:ln/>
                  </pic:spPr>
                </pic:pic>
              </a:graphicData>
            </a:graphic>
          </wp:inline>
        </w:drawing>
      </w:r>
    </w:p>
    <w:p w14:paraId="4677D96E" w14:textId="77777777" w:rsidR="00327D66" w:rsidRDefault="00C932BA">
      <w:pPr>
        <w:numPr>
          <w:ilvl w:val="1"/>
          <w:numId w:val="12"/>
        </w:numPr>
      </w:pPr>
      <w:r>
        <w:rPr>
          <w:b/>
        </w:rPr>
        <w:t>Initial respiratory rate 16-24, higher if acidosis present.</w:t>
      </w:r>
    </w:p>
    <w:p w14:paraId="7EDD2FBE" w14:textId="77777777" w:rsidR="00327D66" w:rsidRDefault="00C932BA">
      <w:pPr>
        <w:numPr>
          <w:ilvl w:val="1"/>
          <w:numId w:val="12"/>
        </w:numPr>
      </w:pPr>
      <w:r>
        <w:rPr>
          <w:b/>
        </w:rPr>
        <w:t>Initial PE</w:t>
      </w:r>
      <w:r>
        <w:rPr>
          <w:b/>
        </w:rPr>
        <w:t>EP based on BMI:</w:t>
      </w:r>
    </w:p>
    <w:p w14:paraId="067D839D" w14:textId="77777777" w:rsidR="00327D66" w:rsidRDefault="00C932BA">
      <w:pPr>
        <w:numPr>
          <w:ilvl w:val="2"/>
          <w:numId w:val="12"/>
        </w:numPr>
      </w:pPr>
      <w:r>
        <w:t>BMI &lt; 35: PEEP 10</w:t>
      </w:r>
    </w:p>
    <w:p w14:paraId="182ECD9E" w14:textId="77777777" w:rsidR="00327D66" w:rsidRDefault="00C932BA">
      <w:pPr>
        <w:numPr>
          <w:ilvl w:val="2"/>
          <w:numId w:val="12"/>
        </w:numPr>
      </w:pPr>
      <w:r>
        <w:t>BMI 35 to 50: PEEP 12</w:t>
      </w:r>
    </w:p>
    <w:p w14:paraId="5692E6FC" w14:textId="77777777" w:rsidR="00327D66" w:rsidRDefault="00C932BA">
      <w:pPr>
        <w:numPr>
          <w:ilvl w:val="2"/>
          <w:numId w:val="12"/>
        </w:numPr>
      </w:pPr>
      <w:r>
        <w:t>BMI &gt; 50: PEEP 15</w:t>
      </w:r>
    </w:p>
    <w:p w14:paraId="5CB4416A" w14:textId="77777777" w:rsidR="00327D66" w:rsidRDefault="00C932BA">
      <w:pPr>
        <w:numPr>
          <w:ilvl w:val="1"/>
          <w:numId w:val="12"/>
        </w:numPr>
      </w:pPr>
      <w:r>
        <w:rPr>
          <w:b/>
        </w:rPr>
        <w:t xml:space="preserve">Initial FiO2: </w:t>
      </w:r>
    </w:p>
    <w:p w14:paraId="0A3E609E" w14:textId="77777777" w:rsidR="00327D66" w:rsidRDefault="00C932BA">
      <w:pPr>
        <w:numPr>
          <w:ilvl w:val="2"/>
          <w:numId w:val="12"/>
        </w:numPr>
      </w:pPr>
      <w:r>
        <w:t>100% on intubation then rapidly wean to SpO2 92-96% (</w:t>
      </w:r>
      <w:proofErr w:type="spellStart"/>
      <w:r>
        <w:fldChar w:fldCharType="begin"/>
      </w:r>
      <w:r>
        <w:instrText xml:space="preserve"> HYPERLINK "http://www.ncbi.nlm.nih.gov/pubmed/32160661" \h </w:instrText>
      </w:r>
      <w:r>
        <w:fldChar w:fldCharType="separate"/>
      </w:r>
      <w:r>
        <w:rPr>
          <w:color w:val="1155CC"/>
          <w:u w:val="single"/>
        </w:rPr>
        <w:t>Barrot</w:t>
      </w:r>
      <w:proofErr w:type="spellEnd"/>
      <w:r>
        <w:rPr>
          <w:color w:val="1155CC"/>
          <w:u w:val="single"/>
        </w:rPr>
        <w:t xml:space="preserve"> et al, </w:t>
      </w:r>
      <w:r>
        <w:rPr>
          <w:color w:val="1155CC"/>
          <w:u w:val="single"/>
        </w:rPr>
        <w:fldChar w:fldCharType="end"/>
      </w:r>
      <w:hyperlink r:id="rId66">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67">
        <w:r>
          <w:rPr>
            <w:color w:val="1155CC"/>
            <w:u w:val="single"/>
          </w:rPr>
          <w:t>,</w:t>
        </w:r>
      </w:hyperlink>
      <w:hyperlink r:id="rId68">
        <w:r>
          <w:rPr>
            <w:i/>
            <w:color w:val="1155CC"/>
            <w:u w:val="single"/>
          </w:rPr>
          <w:t xml:space="preserve"> </w:t>
        </w:r>
      </w:hyperlink>
      <w:hyperlink r:id="rId69">
        <w:r>
          <w:rPr>
            <w:color w:val="1155CC"/>
            <w:u w:val="single"/>
          </w:rPr>
          <w:t>2020</w:t>
        </w:r>
      </w:hyperlink>
      <w:r>
        <w:t>)</w:t>
      </w:r>
    </w:p>
    <w:p w14:paraId="160D5076" w14:textId="77777777" w:rsidR="00327D66" w:rsidRDefault="00C932BA">
      <w:pPr>
        <w:numPr>
          <w:ilvl w:val="1"/>
          <w:numId w:val="12"/>
        </w:numPr>
      </w:pPr>
      <w:r>
        <w:rPr>
          <w:b/>
        </w:rPr>
        <w:t>Obtain STAT portable CXR to confirm endotracheal tube location:</w:t>
      </w:r>
      <w:r>
        <w:t xml:space="preserve"> </w:t>
      </w:r>
    </w:p>
    <w:p w14:paraId="17D48826" w14:textId="77777777" w:rsidR="00327D66" w:rsidRDefault="00C932BA">
      <w:pPr>
        <w:numPr>
          <w:ilvl w:val="2"/>
          <w:numId w:val="12"/>
        </w:numPr>
      </w:pPr>
      <w:r>
        <w:t xml:space="preserve">Order and page radiology at time of intubation </w:t>
      </w:r>
    </w:p>
    <w:p w14:paraId="4F77E602" w14:textId="77777777" w:rsidR="00327D66" w:rsidRDefault="00C932BA">
      <w:pPr>
        <w:numPr>
          <w:ilvl w:val="2"/>
          <w:numId w:val="12"/>
        </w:numPr>
      </w:pPr>
      <w:r>
        <w:t>Prioritize CXR and vent titration over procedures (such as central venous ca</w:t>
      </w:r>
      <w:r>
        <w:t xml:space="preserve">theter placement) if possible. </w:t>
      </w:r>
    </w:p>
    <w:p w14:paraId="45BFAA27" w14:textId="77777777" w:rsidR="00327D66" w:rsidRDefault="00C932BA">
      <w:pPr>
        <w:numPr>
          <w:ilvl w:val="1"/>
          <w:numId w:val="12"/>
        </w:numPr>
      </w:pPr>
      <w:r>
        <w:rPr>
          <w:b/>
        </w:rPr>
        <w:t>Within 30 minutes of intubation, obtain an ABG (preferred) or a VBG and adjust ventilation and oxygenation as needed</w:t>
      </w:r>
    </w:p>
    <w:p w14:paraId="64EF6252" w14:textId="77777777" w:rsidR="00327D66" w:rsidRDefault="00327D66">
      <w:pPr>
        <w:ind w:left="1440"/>
      </w:pPr>
    </w:p>
    <w:p w14:paraId="4E9BE0EB" w14:textId="77777777" w:rsidR="00327D66" w:rsidRDefault="00C932BA">
      <w:pPr>
        <w:pStyle w:val="Heading2"/>
        <w:numPr>
          <w:ilvl w:val="0"/>
          <w:numId w:val="12"/>
        </w:numPr>
        <w:spacing w:after="0"/>
      </w:pPr>
      <w:bookmarkStart w:id="17" w:name="_mcb6j64zp5u6" w:colFirst="0" w:colLast="0"/>
      <w:bookmarkEnd w:id="17"/>
      <w:r>
        <w:t>PEEP and Mechanics</w:t>
      </w:r>
    </w:p>
    <w:p w14:paraId="4D107E3F" w14:textId="77777777" w:rsidR="00327D66" w:rsidRDefault="00C932BA">
      <w:pPr>
        <w:numPr>
          <w:ilvl w:val="1"/>
          <w:numId w:val="12"/>
        </w:numPr>
      </w:pPr>
      <w:r>
        <w:rPr>
          <w:b/>
        </w:rPr>
        <w:t>If patients supported by Hamilton G5 Ventilator (most common), perform the following wi</w:t>
      </w:r>
      <w:r>
        <w:rPr>
          <w:b/>
        </w:rPr>
        <w:t>thin 10 minutes of intubation:</w:t>
      </w:r>
    </w:p>
    <w:p w14:paraId="0CC81FCA" w14:textId="77777777" w:rsidR="00327D66" w:rsidRDefault="00C932BA">
      <w:pPr>
        <w:numPr>
          <w:ilvl w:val="2"/>
          <w:numId w:val="12"/>
        </w:numPr>
      </w:pPr>
      <w:r>
        <w:t>Determine best PEEP following intubation while paralyzed using Pressure-Volume (PV) tool</w:t>
      </w:r>
    </w:p>
    <w:p w14:paraId="7478473F" w14:textId="77777777" w:rsidR="00327D66" w:rsidRDefault="00C932BA">
      <w:pPr>
        <w:numPr>
          <w:ilvl w:val="3"/>
          <w:numId w:val="12"/>
        </w:numPr>
      </w:pPr>
      <w:r>
        <w:t>This is a departure from use of Best PEEP Trials. PV tool is the preferred method due to widespread familiarity with RT staff, instituti</w:t>
      </w:r>
      <w:r>
        <w:t>onal experience, time constraints, and minimizing provider exposure</w:t>
      </w:r>
    </w:p>
    <w:p w14:paraId="455224F0" w14:textId="77777777" w:rsidR="00327D66" w:rsidRDefault="00C932BA">
      <w:pPr>
        <w:numPr>
          <w:ilvl w:val="2"/>
          <w:numId w:val="12"/>
        </w:numPr>
      </w:pPr>
      <w:r>
        <w:lastRenderedPageBreak/>
        <w:t>Recommend maintaining this PEEP for initial care unless titration is required based on clinical parameters (</w:t>
      </w:r>
      <w:r>
        <w:rPr>
          <w:i/>
        </w:rPr>
        <w:t>e.g.</w:t>
      </w:r>
      <w:r>
        <w:t xml:space="preserve">, hypoxia, elevated Ppl, </w:t>
      </w:r>
      <w:proofErr w:type="spellStart"/>
      <w:r>
        <w:t>etc</w:t>
      </w:r>
      <w:proofErr w:type="spellEnd"/>
      <w:r>
        <w:t>)</w:t>
      </w:r>
    </w:p>
    <w:p w14:paraId="7B5FD823" w14:textId="77777777" w:rsidR="00327D66" w:rsidRDefault="00C932BA">
      <w:pPr>
        <w:numPr>
          <w:ilvl w:val="2"/>
          <w:numId w:val="12"/>
        </w:numPr>
      </w:pPr>
      <w:r>
        <w:t xml:space="preserve">If PEEP titration is required based on change </w:t>
      </w:r>
      <w:r>
        <w:t xml:space="preserve">in clinical status, recommend using PV tool to assess new PEEP. If this is not possible (no knowledgeable user available or patient inadequately sedated) then recommend PEEP titration by the Lower PEEP </w:t>
      </w:r>
      <w:proofErr w:type="spellStart"/>
      <w:r>
        <w:t>ARDSnet</w:t>
      </w:r>
      <w:proofErr w:type="spellEnd"/>
      <w:r>
        <w:t xml:space="preserve"> table (see below)</w:t>
      </w:r>
    </w:p>
    <w:p w14:paraId="26F3A576" w14:textId="77777777" w:rsidR="00327D66" w:rsidRDefault="00C932BA">
      <w:pPr>
        <w:numPr>
          <w:ilvl w:val="1"/>
          <w:numId w:val="12"/>
        </w:numPr>
      </w:pPr>
      <w:r>
        <w:rPr>
          <w:b/>
        </w:rPr>
        <w:t xml:space="preserve">If patients </w:t>
      </w:r>
      <w:r>
        <w:rPr>
          <w:b/>
          <w:i/>
          <w:u w:val="single"/>
        </w:rPr>
        <w:t>not</w:t>
      </w:r>
      <w:r>
        <w:rPr>
          <w:b/>
        </w:rPr>
        <w:t xml:space="preserve"> supported by</w:t>
      </w:r>
      <w:r>
        <w:rPr>
          <w:b/>
        </w:rPr>
        <w:t xml:space="preserve"> Hamilton G5 Ventilator, perform the following within 10 minutes of intubation</w:t>
      </w:r>
      <w:r>
        <w:t>:</w:t>
      </w:r>
    </w:p>
    <w:p w14:paraId="6C1F6553" w14:textId="77777777" w:rsidR="00327D66" w:rsidRDefault="00C932BA">
      <w:pPr>
        <w:numPr>
          <w:ilvl w:val="2"/>
          <w:numId w:val="12"/>
        </w:numPr>
      </w:pPr>
      <w:r>
        <w:t xml:space="preserve">Initiate PEEP based on BMI </w:t>
      </w:r>
    </w:p>
    <w:p w14:paraId="0B7F099B" w14:textId="77777777" w:rsidR="00327D66" w:rsidRDefault="00C932BA">
      <w:pPr>
        <w:numPr>
          <w:ilvl w:val="2"/>
          <w:numId w:val="12"/>
        </w:numPr>
      </w:pPr>
      <w:r>
        <w:t>If there are changes in clinical parameters (</w:t>
      </w:r>
      <w:r>
        <w:rPr>
          <w:i/>
        </w:rPr>
        <w:t>e.g.,</w:t>
      </w:r>
      <w:r>
        <w:t xml:space="preserve"> hypoxia), titrate PEEP according to </w:t>
      </w:r>
      <w:proofErr w:type="spellStart"/>
      <w:r>
        <w:t>ARDSnet</w:t>
      </w:r>
      <w:proofErr w:type="spellEnd"/>
      <w:r>
        <w:t xml:space="preserve"> Lower PEEP table (below).</w:t>
      </w:r>
    </w:p>
    <w:p w14:paraId="23A03AE1" w14:textId="77777777" w:rsidR="00327D66" w:rsidRDefault="00C932BA">
      <w:pPr>
        <w:numPr>
          <w:ilvl w:val="2"/>
          <w:numId w:val="12"/>
        </w:numPr>
      </w:pPr>
      <w:r>
        <w:t xml:space="preserve">Current recommendations are to use </w:t>
      </w:r>
      <w:proofErr w:type="spellStart"/>
      <w:r>
        <w:t>ARDSnet</w:t>
      </w:r>
      <w:proofErr w:type="spellEnd"/>
      <w:r>
        <w:t xml:space="preserve"> Lower PEEP table. This table is selected primarily to avoid doing initial harm to patients with poor lung compliance and was chosen following </w:t>
      </w:r>
      <w:r>
        <w:t>joint MGH and BWH discussion.</w:t>
      </w:r>
      <w:r>
        <w:rPr>
          <w:noProof/>
        </w:rPr>
        <w:drawing>
          <wp:anchor distT="114300" distB="114300" distL="114300" distR="114300" simplePos="0" relativeHeight="251658240" behindDoc="0" locked="0" layoutInCell="1" hidden="0" allowOverlap="1" wp14:anchorId="49D5017E" wp14:editId="0BA71C70">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4719638" cy="1202172"/>
                    </a:xfrm>
                    <a:prstGeom prst="rect">
                      <a:avLst/>
                    </a:prstGeom>
                    <a:ln/>
                  </pic:spPr>
                </pic:pic>
              </a:graphicData>
            </a:graphic>
          </wp:anchor>
        </w:drawing>
      </w:r>
    </w:p>
    <w:p w14:paraId="54FF8CB9" w14:textId="77777777" w:rsidR="00327D66" w:rsidRDefault="00327D66">
      <w:pPr>
        <w:ind w:left="720"/>
        <w:jc w:val="center"/>
      </w:pPr>
    </w:p>
    <w:p w14:paraId="6AC67DE1" w14:textId="77777777" w:rsidR="00327D66" w:rsidRDefault="00C932BA">
      <w:pPr>
        <w:numPr>
          <w:ilvl w:val="1"/>
          <w:numId w:val="12"/>
        </w:numPr>
      </w:pPr>
      <w:r>
        <w:rPr>
          <w:b/>
        </w:rPr>
        <w:t>After best PEEP determined, obtain</w:t>
      </w:r>
      <w:r>
        <w:t xml:space="preserve"> </w:t>
      </w:r>
      <w:r>
        <w:rPr>
          <w:b/>
        </w:rPr>
        <w:t>respiratory mechanics</w:t>
      </w:r>
      <w:r>
        <w:t>:</w:t>
      </w:r>
    </w:p>
    <w:p w14:paraId="5BD8176C" w14:textId="77777777" w:rsidR="00327D66" w:rsidRDefault="00C932BA">
      <w:pPr>
        <w:numPr>
          <w:ilvl w:val="2"/>
          <w:numId w:val="12"/>
        </w:numPr>
      </w:pPr>
      <w:r>
        <w:t>Plateau pressure (with goal &lt; 30, management below)</w:t>
      </w:r>
    </w:p>
    <w:p w14:paraId="0C077FA7" w14:textId="77777777" w:rsidR="00327D66" w:rsidRDefault="00C932BA">
      <w:pPr>
        <w:numPr>
          <w:ilvl w:val="2"/>
          <w:numId w:val="12"/>
        </w:numPr>
      </w:pPr>
      <w:r>
        <w:t>Static compliance</w:t>
      </w:r>
    </w:p>
    <w:p w14:paraId="16B8CEFC" w14:textId="77777777" w:rsidR="00327D66" w:rsidRDefault="00C932BA">
      <w:pPr>
        <w:numPr>
          <w:ilvl w:val="1"/>
          <w:numId w:val="12"/>
        </w:numPr>
      </w:pPr>
      <w:r>
        <w:rPr>
          <w:b/>
        </w:rPr>
        <w:t xml:space="preserve">Obtain arterial blood gas: </w:t>
      </w:r>
    </w:p>
    <w:p w14:paraId="4AE95E8E" w14:textId="77777777" w:rsidR="00327D66" w:rsidRDefault="00C932BA">
      <w:pPr>
        <w:numPr>
          <w:ilvl w:val="2"/>
          <w:numId w:val="12"/>
        </w:numPr>
      </w:pPr>
      <w:r>
        <w:t xml:space="preserve">Goal pH 7.25 to 7.45 </w:t>
      </w:r>
    </w:p>
    <w:p w14:paraId="75DD5296" w14:textId="77777777" w:rsidR="00327D66" w:rsidRDefault="00C932BA">
      <w:pPr>
        <w:numPr>
          <w:ilvl w:val="2"/>
          <w:numId w:val="12"/>
        </w:numPr>
      </w:pPr>
      <w:r>
        <w:t>Calculate P/F ratio from initial post-intubati</w:t>
      </w:r>
      <w:r>
        <w:t>on ABG</w:t>
      </w:r>
    </w:p>
    <w:p w14:paraId="46B63F00" w14:textId="77777777" w:rsidR="00327D66" w:rsidRDefault="00C932BA">
      <w:pPr>
        <w:numPr>
          <w:ilvl w:val="1"/>
          <w:numId w:val="12"/>
        </w:numPr>
      </w:pPr>
      <w:r>
        <w:rPr>
          <w:b/>
        </w:rPr>
        <w:t>Routine esophageal balloon use is not recommended</w:t>
      </w:r>
    </w:p>
    <w:p w14:paraId="589BBC3D" w14:textId="77777777" w:rsidR="00327D66" w:rsidRDefault="00327D66"/>
    <w:p w14:paraId="699156CF" w14:textId="77777777" w:rsidR="00327D66" w:rsidRDefault="00C932BA">
      <w:pPr>
        <w:pStyle w:val="Heading2"/>
        <w:numPr>
          <w:ilvl w:val="0"/>
          <w:numId w:val="12"/>
        </w:numPr>
        <w:spacing w:after="0"/>
      </w:pPr>
      <w:bookmarkStart w:id="18" w:name="_nhqe52dtgmrn" w:colFirst="0" w:colLast="0"/>
      <w:bookmarkEnd w:id="18"/>
      <w:r>
        <w:t>Targeting Sedation for Ventilator Synchrony</w:t>
      </w:r>
    </w:p>
    <w:p w14:paraId="07BC3D90" w14:textId="77777777" w:rsidR="00327D66" w:rsidRDefault="00C932BA">
      <w:pPr>
        <w:numPr>
          <w:ilvl w:val="1"/>
          <w:numId w:val="12"/>
        </w:numPr>
      </w:pPr>
      <w:r>
        <w:rPr>
          <w:b/>
        </w:rPr>
        <w:t>Initially target RASS -2 to -3 (see table below):</w:t>
      </w:r>
    </w:p>
    <w:p w14:paraId="5B92622D" w14:textId="77777777" w:rsidR="00327D66" w:rsidRDefault="00C932BA">
      <w:pPr>
        <w:numPr>
          <w:ilvl w:val="2"/>
          <w:numId w:val="12"/>
        </w:numPr>
      </w:pPr>
      <w:r>
        <w:t>Maintain deep sedation immediately post-intubation while paralyzed (assume 60 minutes for Rocuronium, 10</w:t>
      </w:r>
      <w:r>
        <w:t xml:space="preserve"> minutes for succinylcholine)</w:t>
      </w:r>
    </w:p>
    <w:p w14:paraId="19CD4047" w14:textId="77777777" w:rsidR="00327D66" w:rsidRDefault="00C932BA">
      <w:pPr>
        <w:numPr>
          <w:ilvl w:val="3"/>
          <w:numId w:val="12"/>
        </w:numPr>
      </w:pPr>
      <w:r>
        <w:rPr>
          <w:u w:val="single"/>
        </w:rPr>
        <w:t>Preferred initial sedation regimen</w:t>
      </w:r>
      <w:r>
        <w:t>:</w:t>
      </w:r>
      <w:r>
        <w:rPr>
          <w:rFonts w:ascii="Roboto" w:eastAsia="Roboto" w:hAnsi="Roboto" w:cs="Roboto"/>
          <w:color w:val="3C4043"/>
          <w:sz w:val="21"/>
          <w:szCs w:val="21"/>
          <w:highlight w:val="white"/>
        </w:rPr>
        <w:t xml:space="preserve"> </w:t>
      </w:r>
    </w:p>
    <w:p w14:paraId="722794CB" w14:textId="77777777" w:rsidR="00327D66" w:rsidRDefault="00C932BA">
      <w:pPr>
        <w:numPr>
          <w:ilvl w:val="4"/>
          <w:numId w:val="12"/>
        </w:numPr>
      </w:pPr>
      <w:r>
        <w:t xml:space="preserve">Fentanyl/Hydromorphone (boluses +/- infusion) + Propofol: target </w:t>
      </w:r>
      <w:proofErr w:type="spellStart"/>
      <w:r>
        <w:t>analgosedation</w:t>
      </w:r>
      <w:proofErr w:type="spellEnd"/>
      <w:r>
        <w:t xml:space="preserve"> and optimize analgesia first while decreasing sedative requirements</w:t>
      </w:r>
    </w:p>
    <w:p w14:paraId="73842801" w14:textId="77777777" w:rsidR="00327D66" w:rsidRDefault="00C932BA">
      <w:pPr>
        <w:numPr>
          <w:ilvl w:val="4"/>
          <w:numId w:val="12"/>
        </w:numPr>
      </w:pPr>
      <w:r>
        <w:t>Measure triglycerides and lipase every third day on propofol or earlier if other reasons for hypertriglyceri</w:t>
      </w:r>
      <w:r>
        <w:t>demia</w:t>
      </w:r>
    </w:p>
    <w:p w14:paraId="2FFF9CBC" w14:textId="77777777" w:rsidR="00327D66" w:rsidRDefault="00C932BA">
      <w:pPr>
        <w:numPr>
          <w:ilvl w:val="3"/>
          <w:numId w:val="12"/>
        </w:numPr>
      </w:pPr>
      <w:r>
        <w:rPr>
          <w:u w:val="single"/>
        </w:rPr>
        <w:lastRenderedPageBreak/>
        <w:t>Adjunct agent:</w:t>
      </w:r>
      <w:r>
        <w:t xml:space="preserve"> Midazolam</w:t>
      </w:r>
    </w:p>
    <w:p w14:paraId="7C2CA133" w14:textId="77777777" w:rsidR="00327D66" w:rsidRDefault="00C932BA">
      <w:pPr>
        <w:numPr>
          <w:ilvl w:val="3"/>
          <w:numId w:val="12"/>
        </w:numPr>
      </w:pPr>
      <w:r>
        <w:rPr>
          <w:u w:val="single"/>
        </w:rPr>
        <w:t xml:space="preserve">Use dexmedetomidine only when nearing </w:t>
      </w:r>
      <w:proofErr w:type="spellStart"/>
      <w:r>
        <w:rPr>
          <w:u w:val="single"/>
        </w:rPr>
        <w:t>extubation</w:t>
      </w:r>
      <w:proofErr w:type="spellEnd"/>
    </w:p>
    <w:p w14:paraId="5731179D" w14:textId="77777777" w:rsidR="00327D66" w:rsidRDefault="00C932BA">
      <w:pPr>
        <w:numPr>
          <w:ilvl w:val="1"/>
          <w:numId w:val="12"/>
        </w:numPr>
      </w:pPr>
      <w:r>
        <w:rPr>
          <w:b/>
        </w:rPr>
        <w:t xml:space="preserve">Target ventilator synchrony: </w:t>
      </w:r>
      <w:r>
        <w:t>Ventilator-induced lung injury (VILI) is common in patients who are not synchronous with the ventilator and can cause significant lasting damage</w:t>
      </w:r>
    </w:p>
    <w:p w14:paraId="1163C611" w14:textId="77777777" w:rsidR="00327D66" w:rsidRDefault="00C932BA">
      <w:pPr>
        <w:numPr>
          <w:ilvl w:val="2"/>
          <w:numId w:val="12"/>
        </w:numPr>
      </w:pPr>
      <w:r>
        <w:t>On</w:t>
      </w:r>
      <w:r>
        <w:t>ce at target RASS after paralytics have worn off, assess patient synchrony with the ventilator (</w:t>
      </w:r>
      <w:r>
        <w:rPr>
          <w:i/>
        </w:rPr>
        <w:t>e.g.</w:t>
      </w:r>
      <w:r>
        <w:t>, signs of breath-stacking, double triggering, other ventilator alarms).</w:t>
      </w:r>
    </w:p>
    <w:p w14:paraId="3BB24076" w14:textId="77777777" w:rsidR="00327D66" w:rsidRDefault="00C932BA">
      <w:pPr>
        <w:numPr>
          <w:ilvl w:val="3"/>
          <w:numId w:val="12"/>
        </w:numPr>
      </w:pPr>
      <w:r>
        <w:t>Titrate sedatives/analgesics to ventilator synchrony allowing for deeper RASS.</w:t>
      </w:r>
    </w:p>
    <w:p w14:paraId="405FB0E1" w14:textId="77777777" w:rsidR="00327D66" w:rsidRDefault="00C932BA">
      <w:pPr>
        <w:numPr>
          <w:ilvl w:val="3"/>
          <w:numId w:val="12"/>
        </w:numPr>
      </w:pPr>
      <w:r>
        <w:t>If p</w:t>
      </w:r>
      <w:r>
        <w:t>atient remains dyssynchronous despite deep sedation (RASS -5), initiate continuous paralytics (ensure BIS 40 to 60 prior to initiating and during paralysis).</w:t>
      </w:r>
    </w:p>
    <w:p w14:paraId="3211828D" w14:textId="77777777" w:rsidR="00327D66" w:rsidRDefault="00C932BA">
      <w:pPr>
        <w:ind w:left="720"/>
        <w:jc w:val="center"/>
      </w:pPr>
      <w:r>
        <w:rPr>
          <w:noProof/>
        </w:rPr>
        <w:drawing>
          <wp:inline distT="114300" distB="114300" distL="114300" distR="114300" wp14:anchorId="24FAAA1D" wp14:editId="3F5CE191">
            <wp:extent cx="2995730" cy="32146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2995730" cy="3214688"/>
                    </a:xfrm>
                    <a:prstGeom prst="rect">
                      <a:avLst/>
                    </a:prstGeom>
                    <a:ln/>
                  </pic:spPr>
                </pic:pic>
              </a:graphicData>
            </a:graphic>
          </wp:inline>
        </w:drawing>
      </w:r>
    </w:p>
    <w:p w14:paraId="64CA3AC1" w14:textId="77777777" w:rsidR="00327D66" w:rsidRDefault="00327D66">
      <w:pPr>
        <w:ind w:left="1440"/>
      </w:pPr>
    </w:p>
    <w:p w14:paraId="3D3CEEA8" w14:textId="77777777" w:rsidR="00327D66" w:rsidRDefault="00C932BA">
      <w:pPr>
        <w:pStyle w:val="Heading2"/>
        <w:numPr>
          <w:ilvl w:val="0"/>
          <w:numId w:val="12"/>
        </w:numPr>
        <w:spacing w:after="0"/>
      </w:pPr>
      <w:bookmarkStart w:id="19" w:name="_f3ug6fi0aj01" w:colFirst="0" w:colLast="0"/>
      <w:bookmarkEnd w:id="19"/>
      <w:r>
        <w:t>General Management of Ventilated ARDS Patients</w:t>
      </w:r>
    </w:p>
    <w:p w14:paraId="659C7620" w14:textId="77777777" w:rsidR="00327D66" w:rsidRDefault="00C932BA">
      <w:pPr>
        <w:numPr>
          <w:ilvl w:val="1"/>
          <w:numId w:val="12"/>
        </w:numPr>
      </w:pPr>
      <w:r>
        <w:rPr>
          <w:b/>
        </w:rPr>
        <w:t xml:space="preserve">Consider whether patient requires daily CXR: </w:t>
      </w:r>
    </w:p>
    <w:p w14:paraId="3E6C9453" w14:textId="77777777" w:rsidR="00327D66" w:rsidRDefault="00C932BA">
      <w:pPr>
        <w:numPr>
          <w:ilvl w:val="2"/>
          <w:numId w:val="12"/>
        </w:numPr>
      </w:pPr>
      <w:r>
        <w:t xml:space="preserve">CXR clearly indicated for: </w:t>
      </w:r>
    </w:p>
    <w:p w14:paraId="668300CD" w14:textId="77777777" w:rsidR="00327D66" w:rsidRDefault="00C932BA">
      <w:pPr>
        <w:numPr>
          <w:ilvl w:val="3"/>
          <w:numId w:val="12"/>
        </w:numPr>
      </w:pPr>
      <w:r>
        <w:t xml:space="preserve">Clinical change </w:t>
      </w:r>
    </w:p>
    <w:p w14:paraId="4AC2B1B5" w14:textId="77777777" w:rsidR="00327D66" w:rsidRDefault="00C932BA">
      <w:pPr>
        <w:numPr>
          <w:ilvl w:val="3"/>
          <w:numId w:val="12"/>
        </w:numPr>
      </w:pPr>
      <w:r>
        <w:t>Concern for displaced ET tube:</w:t>
      </w:r>
    </w:p>
    <w:p w14:paraId="2A28428C" w14:textId="77777777" w:rsidR="00327D66" w:rsidRDefault="00C932BA">
      <w:pPr>
        <w:numPr>
          <w:ilvl w:val="4"/>
          <w:numId w:val="12"/>
        </w:numPr>
      </w:pPr>
      <w:r>
        <w:t>Sudden increase in peak inspiratory pressure or resistance</w:t>
      </w:r>
    </w:p>
    <w:p w14:paraId="658DCDDF" w14:textId="77777777" w:rsidR="00327D66" w:rsidRDefault="00C932BA">
      <w:pPr>
        <w:numPr>
          <w:ilvl w:val="4"/>
          <w:numId w:val="12"/>
        </w:numPr>
      </w:pPr>
      <w:r>
        <w:t>Decreased, unilateral breath sounds (usually on the right)</w:t>
      </w:r>
    </w:p>
    <w:p w14:paraId="0C1FDC20" w14:textId="77777777" w:rsidR="00327D66" w:rsidRDefault="00C932BA">
      <w:pPr>
        <w:numPr>
          <w:ilvl w:val="4"/>
          <w:numId w:val="12"/>
        </w:numPr>
      </w:pPr>
      <w:r>
        <w:t>RN or RT concern</w:t>
      </w:r>
      <w:r>
        <w:t xml:space="preserve"> for change in depth of ET tube at teeth </w:t>
      </w:r>
    </w:p>
    <w:p w14:paraId="3D4C719F" w14:textId="77777777" w:rsidR="00327D66" w:rsidRDefault="00C932BA">
      <w:pPr>
        <w:numPr>
          <w:ilvl w:val="1"/>
          <w:numId w:val="12"/>
        </w:numPr>
      </w:pPr>
      <w:r>
        <w:rPr>
          <w:b/>
        </w:rPr>
        <w:t>COVID-19 ICU Bundle:</w:t>
      </w:r>
    </w:p>
    <w:p w14:paraId="38AFAADE" w14:textId="77777777" w:rsidR="00327D66" w:rsidRDefault="00C932BA">
      <w:pPr>
        <w:numPr>
          <w:ilvl w:val="2"/>
          <w:numId w:val="12"/>
        </w:numPr>
      </w:pPr>
      <w:r>
        <w:t xml:space="preserve">Ventilated patients should all have a daily ICU “Bundle” of best practices. See </w:t>
      </w:r>
      <w:hyperlink w:anchor="_9um4ryva0zlb">
        <w:r>
          <w:rPr>
            <w:color w:val="1155CC"/>
            <w:u w:val="single"/>
          </w:rPr>
          <w:t>Addendum 1</w:t>
        </w:r>
      </w:hyperlink>
      <w:r>
        <w:t xml:space="preserve"> for a proposed “COVID-19 ICU Bundle”.</w:t>
      </w:r>
    </w:p>
    <w:p w14:paraId="463AD2C7" w14:textId="77777777" w:rsidR="00327D66" w:rsidRDefault="00C932BA">
      <w:pPr>
        <w:numPr>
          <w:ilvl w:val="1"/>
          <w:numId w:val="12"/>
        </w:numPr>
      </w:pPr>
      <w:r>
        <w:rPr>
          <w:b/>
        </w:rPr>
        <w:lastRenderedPageBreak/>
        <w:t>Ventilator consults:</w:t>
      </w:r>
    </w:p>
    <w:p w14:paraId="59B4E4BF" w14:textId="77777777" w:rsidR="00327D66" w:rsidRDefault="00C932BA">
      <w:pPr>
        <w:numPr>
          <w:ilvl w:val="2"/>
          <w:numId w:val="12"/>
        </w:numPr>
      </w:pPr>
      <w:r>
        <w:t xml:space="preserve">If you </w:t>
      </w:r>
      <w:r>
        <w:t>need additional assistance managing ventilator choices, you can request a pulmonary phone/in-person consult (pager 11957).</w:t>
      </w:r>
    </w:p>
    <w:p w14:paraId="0BB86608" w14:textId="77777777" w:rsidR="00327D66" w:rsidRDefault="00327D66">
      <w:pPr>
        <w:ind w:left="2160"/>
      </w:pPr>
    </w:p>
    <w:p w14:paraId="3C2EF0F0" w14:textId="77777777" w:rsidR="00327D66" w:rsidRDefault="00C932BA">
      <w:pPr>
        <w:pStyle w:val="Heading2"/>
        <w:numPr>
          <w:ilvl w:val="0"/>
          <w:numId w:val="12"/>
        </w:numPr>
        <w:spacing w:after="0"/>
      </w:pPr>
      <w:bookmarkStart w:id="20" w:name="_qrh9t96165ug" w:colFirst="0" w:colLast="0"/>
      <w:bookmarkEnd w:id="20"/>
      <w:r>
        <w:t>Managing Ventilation</w:t>
      </w:r>
    </w:p>
    <w:p w14:paraId="6FDDEB38" w14:textId="77777777" w:rsidR="00327D66" w:rsidRDefault="00C932BA">
      <w:pPr>
        <w:numPr>
          <w:ilvl w:val="1"/>
          <w:numId w:val="12"/>
        </w:numPr>
      </w:pPr>
      <w:r>
        <w:rPr>
          <w:b/>
        </w:rPr>
        <w:t xml:space="preserve">Follow </w:t>
      </w:r>
      <w:proofErr w:type="spellStart"/>
      <w:r>
        <w:rPr>
          <w:b/>
        </w:rPr>
        <w:t>ARDSnet</w:t>
      </w:r>
      <w:proofErr w:type="spellEnd"/>
      <w:r>
        <w:rPr>
          <w:b/>
        </w:rPr>
        <w:t xml:space="preserve"> ventilation where possible:</w:t>
      </w:r>
      <w:r>
        <w:t xml:space="preserve"> </w:t>
      </w:r>
    </w:p>
    <w:p w14:paraId="2F95C0DA" w14:textId="77777777" w:rsidR="00327D66" w:rsidRDefault="00C932BA">
      <w:pPr>
        <w:numPr>
          <w:ilvl w:val="2"/>
          <w:numId w:val="12"/>
        </w:numPr>
      </w:pPr>
      <w:r>
        <w:t>Tidal volumes should be 4-6 cc/kg using IBW (see table above) to mi</w:t>
      </w:r>
      <w:r>
        <w:t>nimize volumes (and thus ventilator injury).</w:t>
      </w:r>
    </w:p>
    <w:p w14:paraId="1F142844" w14:textId="77777777" w:rsidR="00327D66" w:rsidRDefault="00C932BA">
      <w:pPr>
        <w:numPr>
          <w:ilvl w:val="1"/>
          <w:numId w:val="12"/>
        </w:numPr>
      </w:pPr>
      <w:r>
        <w:rPr>
          <w:b/>
        </w:rPr>
        <w:t>Minute ventilation (respiratory rate x tidal volume) typically drives pH and PCO2:</w:t>
      </w:r>
    </w:p>
    <w:p w14:paraId="63596D9A" w14:textId="77777777" w:rsidR="00327D66" w:rsidRDefault="00C932BA">
      <w:pPr>
        <w:numPr>
          <w:ilvl w:val="2"/>
          <w:numId w:val="12"/>
        </w:numPr>
      </w:pPr>
      <w:r>
        <w:t>Titrate ventilatory parameters to pH, not PCO2.</w:t>
      </w:r>
    </w:p>
    <w:p w14:paraId="78CE8FEC" w14:textId="77777777" w:rsidR="00327D66" w:rsidRDefault="00C932BA">
      <w:pPr>
        <w:numPr>
          <w:ilvl w:val="2"/>
          <w:numId w:val="12"/>
        </w:numPr>
      </w:pPr>
      <w:r>
        <w:t>To achieve low tidal volumes, we tolerate hypercapnia (functionally no limitatio</w:t>
      </w:r>
      <w:r>
        <w:t>n unless clinical sequelae) and acidemia (pH &gt; 7.2).</w:t>
      </w:r>
    </w:p>
    <w:p w14:paraId="27744EEA" w14:textId="77777777" w:rsidR="00327D66" w:rsidRDefault="00C932BA">
      <w:pPr>
        <w:numPr>
          <w:ilvl w:val="2"/>
          <w:numId w:val="12"/>
        </w:numPr>
      </w:pPr>
      <w:r>
        <w:t>Because tidal volumes are low, the respiratory rate often has to be high to accommodate; typical RR is 20-35 breaths/minute.</w:t>
      </w:r>
    </w:p>
    <w:p w14:paraId="34043C5A" w14:textId="77777777" w:rsidR="00327D66" w:rsidRDefault="00C932BA">
      <w:pPr>
        <w:numPr>
          <w:ilvl w:val="1"/>
          <w:numId w:val="12"/>
        </w:numPr>
      </w:pPr>
      <w:r>
        <w:rPr>
          <w:b/>
        </w:rPr>
        <w:t>pH goal is normally 7.25-7.45:</w:t>
      </w:r>
    </w:p>
    <w:p w14:paraId="218C1E44" w14:textId="77777777" w:rsidR="00327D66" w:rsidRDefault="00C932BA">
      <w:pPr>
        <w:numPr>
          <w:ilvl w:val="2"/>
          <w:numId w:val="12"/>
        </w:numPr>
      </w:pPr>
      <w:r>
        <w:t>If pH &gt; 7.45, decrease respiratory rate</w:t>
      </w:r>
    </w:p>
    <w:p w14:paraId="1771DAD1" w14:textId="77777777" w:rsidR="00327D66" w:rsidRDefault="00C932BA">
      <w:pPr>
        <w:numPr>
          <w:ilvl w:val="2"/>
          <w:numId w:val="12"/>
        </w:numPr>
      </w:pPr>
      <w:r>
        <w:t>If pH 7</w:t>
      </w:r>
      <w:r>
        <w:t>.15-7.30, then increase respiratory rate until pH &gt; 7.30, or PaCO2 &lt; 25 (maximum RR= 35 breaths/minute)</w:t>
      </w:r>
    </w:p>
    <w:p w14:paraId="05E43BAD" w14:textId="77777777" w:rsidR="00327D66" w:rsidRDefault="00C932BA">
      <w:pPr>
        <w:numPr>
          <w:ilvl w:val="2"/>
          <w:numId w:val="12"/>
        </w:numPr>
      </w:pPr>
      <w:r>
        <w:t>If pH &lt; 7.15, then increase respiratory rate to 35 breaths/minute</w:t>
      </w:r>
    </w:p>
    <w:p w14:paraId="1FD214B8" w14:textId="77777777" w:rsidR="00327D66" w:rsidRDefault="00C932BA">
      <w:pPr>
        <w:numPr>
          <w:ilvl w:val="2"/>
          <w:numId w:val="12"/>
        </w:numPr>
      </w:pPr>
      <w:r>
        <w:t>If pH still &lt; 7.15, then perform the following:</w:t>
      </w:r>
    </w:p>
    <w:p w14:paraId="5971AB83" w14:textId="77777777" w:rsidR="00327D66" w:rsidRDefault="00C932BA">
      <w:pPr>
        <w:numPr>
          <w:ilvl w:val="3"/>
          <w:numId w:val="12"/>
        </w:numPr>
      </w:pPr>
      <w:r>
        <w:t>Tidal volume may be increased by 1 mL/kg until pH &gt; 7.15 (until plateau pressure reaches 30 cm H2O or tidal volume reaches 8 cc/kg)</w:t>
      </w:r>
    </w:p>
    <w:p w14:paraId="78CDA42B" w14:textId="77777777" w:rsidR="00327D66" w:rsidRDefault="00C932BA">
      <w:pPr>
        <w:numPr>
          <w:ilvl w:val="3"/>
          <w:numId w:val="12"/>
        </w:numPr>
      </w:pPr>
      <w:r>
        <w:t>Deep sedation advancing to RASS -5 if needed</w:t>
      </w:r>
    </w:p>
    <w:p w14:paraId="041FEED3" w14:textId="77777777" w:rsidR="00327D66" w:rsidRDefault="00C932BA">
      <w:pPr>
        <w:numPr>
          <w:ilvl w:val="3"/>
          <w:numId w:val="12"/>
        </w:numPr>
      </w:pPr>
      <w:r>
        <w:t>If no improvement, initiate continuous paralysis</w:t>
      </w:r>
    </w:p>
    <w:p w14:paraId="5819C907" w14:textId="77777777" w:rsidR="00327D66" w:rsidRDefault="00C932BA">
      <w:pPr>
        <w:numPr>
          <w:ilvl w:val="3"/>
          <w:numId w:val="12"/>
        </w:numPr>
      </w:pPr>
      <w:r>
        <w:t>If still no improvement, initi</w:t>
      </w:r>
      <w:r>
        <w:t>ate prone ventilation (may improve V/Q matching and better ventilation)</w:t>
      </w:r>
    </w:p>
    <w:p w14:paraId="7041EA1B" w14:textId="77777777" w:rsidR="00327D66" w:rsidRDefault="00327D66">
      <w:pPr>
        <w:ind w:left="2880"/>
      </w:pPr>
    </w:p>
    <w:p w14:paraId="2BBF0279" w14:textId="77777777" w:rsidR="00327D66" w:rsidRDefault="00C932BA">
      <w:pPr>
        <w:pStyle w:val="Heading2"/>
        <w:numPr>
          <w:ilvl w:val="0"/>
          <w:numId w:val="12"/>
        </w:numPr>
        <w:spacing w:after="0"/>
      </w:pPr>
      <w:bookmarkStart w:id="21" w:name="_4wvmhdtgo9di" w:colFirst="0" w:colLast="0"/>
      <w:bookmarkEnd w:id="21"/>
      <w:r>
        <w:t>Managing Oxygenation</w:t>
      </w:r>
    </w:p>
    <w:p w14:paraId="59CEAEC0" w14:textId="77777777" w:rsidR="00327D66" w:rsidRDefault="00C932BA">
      <w:pPr>
        <w:numPr>
          <w:ilvl w:val="1"/>
          <w:numId w:val="12"/>
        </w:numPr>
      </w:pPr>
      <w:r>
        <w:rPr>
          <w:b/>
        </w:rPr>
        <w:t xml:space="preserve">Minimizing oxygen toxicity: </w:t>
      </w:r>
    </w:p>
    <w:p w14:paraId="6912F0F0" w14:textId="77777777" w:rsidR="00327D66" w:rsidRDefault="00C932BA">
      <w:pPr>
        <w:numPr>
          <w:ilvl w:val="2"/>
          <w:numId w:val="12"/>
        </w:numPr>
      </w:pPr>
      <w:r>
        <w:t xml:space="preserve">PEEP and Fi02 drive oxygenation </w:t>
      </w:r>
    </w:p>
    <w:p w14:paraId="16B20454" w14:textId="77777777" w:rsidR="00327D66" w:rsidRDefault="00C932BA">
      <w:pPr>
        <w:numPr>
          <w:ilvl w:val="2"/>
          <w:numId w:val="12"/>
        </w:numPr>
      </w:pPr>
      <w:r>
        <w:t xml:space="preserve">The goal is to deliver a partial pressure of oxygen to perfuse tissues (PaO2 &gt; 75, Sp02 &gt;92%) while </w:t>
      </w:r>
      <w:r>
        <w:t>limiting lung injury from high distending pressures (Ppl &lt; 30) and hyperoxia (</w:t>
      </w:r>
      <w:r>
        <w:rPr>
          <w:b/>
        </w:rPr>
        <w:t>FiO2 &lt; 75</w:t>
      </w:r>
      <w:r>
        <w:t>, SpO2 &lt; 96%).</w:t>
      </w:r>
    </w:p>
    <w:p w14:paraId="465CB586" w14:textId="77777777" w:rsidR="00327D66" w:rsidRDefault="00C932BA">
      <w:pPr>
        <w:numPr>
          <w:ilvl w:val="2"/>
          <w:numId w:val="12"/>
        </w:numPr>
      </w:pPr>
      <w:r>
        <w:t xml:space="preserve">Lower limit goals for PaO2 / SpO2 are widely debated (and discussed in </w:t>
      </w:r>
      <w:r>
        <w:rPr>
          <w:i/>
        </w:rPr>
        <w:t>Rationale</w:t>
      </w:r>
      <w:r>
        <w:t xml:space="preserve">); PaO2 &gt; 55 and SpO2 &gt;88% are also commonly used at BWH. </w:t>
      </w:r>
    </w:p>
    <w:p w14:paraId="6DACB98E" w14:textId="77777777" w:rsidR="00327D66" w:rsidRDefault="00327D66">
      <w:pPr>
        <w:ind w:left="2160"/>
      </w:pPr>
    </w:p>
    <w:p w14:paraId="165781A9" w14:textId="77777777" w:rsidR="00327D66" w:rsidRDefault="00C932BA">
      <w:pPr>
        <w:numPr>
          <w:ilvl w:val="1"/>
          <w:numId w:val="12"/>
        </w:numPr>
      </w:pPr>
      <w:r>
        <w:rPr>
          <w:b/>
        </w:rPr>
        <w:t>PEEP managemen</w:t>
      </w:r>
      <w:r>
        <w:rPr>
          <w:b/>
        </w:rPr>
        <w:t>t:</w:t>
      </w:r>
    </w:p>
    <w:p w14:paraId="3615FAA6" w14:textId="77777777" w:rsidR="00327D66" w:rsidRDefault="00C932BA">
      <w:pPr>
        <w:numPr>
          <w:ilvl w:val="2"/>
          <w:numId w:val="12"/>
        </w:numPr>
      </w:pPr>
      <w:r>
        <w:t xml:space="preserve">Initial PEEP should be set as explained in section 4 above. </w:t>
      </w:r>
    </w:p>
    <w:p w14:paraId="043D8C5F" w14:textId="77777777" w:rsidR="00327D66" w:rsidRDefault="00C932BA">
      <w:pPr>
        <w:numPr>
          <w:ilvl w:val="2"/>
          <w:numId w:val="12"/>
        </w:numPr>
      </w:pPr>
      <w:r>
        <w:lastRenderedPageBreak/>
        <w:t xml:space="preserve">If patient is hypoxic on Vt = 6 ml/kg and ideal PEEP from PV tool (or PEEP determination from </w:t>
      </w:r>
      <w:proofErr w:type="spellStart"/>
      <w:r>
        <w:t>ARDSnet</w:t>
      </w:r>
      <w:proofErr w:type="spellEnd"/>
      <w:r>
        <w:t xml:space="preserve"> table for non-Hamilton G5 ventilators), perform the following:</w:t>
      </w:r>
    </w:p>
    <w:p w14:paraId="483ED8BA" w14:textId="77777777" w:rsidR="00327D66" w:rsidRDefault="00C932BA">
      <w:pPr>
        <w:numPr>
          <w:ilvl w:val="3"/>
          <w:numId w:val="12"/>
        </w:numPr>
      </w:pPr>
      <w:r>
        <w:t>Deep sedation,</w:t>
      </w:r>
      <w:r>
        <w:rPr>
          <w:b/>
        </w:rPr>
        <w:t xml:space="preserve"> </w:t>
      </w:r>
      <w:r>
        <w:t>advancing to</w:t>
      </w:r>
      <w:r>
        <w:t xml:space="preserve"> RASS -5 if needed; if no improvement then:</w:t>
      </w:r>
    </w:p>
    <w:p w14:paraId="2E0D2499" w14:textId="77777777" w:rsidR="00327D66" w:rsidRDefault="00C932BA">
      <w:pPr>
        <w:numPr>
          <w:ilvl w:val="3"/>
          <w:numId w:val="12"/>
        </w:numPr>
      </w:pPr>
      <w:r>
        <w:t>Initiate continuous paralysis</w:t>
      </w:r>
      <w:r>
        <w:rPr>
          <w:b/>
        </w:rPr>
        <w:t xml:space="preserve"> </w:t>
      </w:r>
      <w:r>
        <w:t>(</w:t>
      </w:r>
      <w:proofErr w:type="spellStart"/>
      <w:r>
        <w:t>cisatracurium</w:t>
      </w:r>
      <w:proofErr w:type="spellEnd"/>
      <w:r>
        <w:t xml:space="preserve"> bolus 0.2mg/kg followed by infusion at 0-5 mcg/kg/min titrated to patient-ventilator synchrony); if no improvement then:</w:t>
      </w:r>
    </w:p>
    <w:p w14:paraId="4941D0EE" w14:textId="77777777" w:rsidR="00327D66" w:rsidRDefault="00C932BA">
      <w:pPr>
        <w:numPr>
          <w:ilvl w:val="3"/>
          <w:numId w:val="12"/>
        </w:numPr>
      </w:pPr>
      <w:r>
        <w:t>Initiate prone</w:t>
      </w:r>
      <w:r>
        <w:rPr>
          <w:b/>
        </w:rPr>
        <w:t xml:space="preserve"> </w:t>
      </w:r>
      <w:r>
        <w:t>ventilation (see below); high c</w:t>
      </w:r>
      <w:r>
        <w:t xml:space="preserve">onsideration for use early in severe ARDS (&lt;36 hours from ARDS onset, start discussion of </w:t>
      </w:r>
      <w:proofErr w:type="spellStart"/>
      <w:r>
        <w:t>proning</w:t>
      </w:r>
      <w:proofErr w:type="spellEnd"/>
      <w:r>
        <w:t xml:space="preserve"> when </w:t>
      </w:r>
      <w:proofErr w:type="gramStart"/>
      <w:r>
        <w:t>P:F</w:t>
      </w:r>
      <w:proofErr w:type="gramEnd"/>
      <w:r>
        <w:t xml:space="preserve"> &lt; 150, prone within 12 hours of FiO2 &gt; 75%)</w:t>
      </w:r>
    </w:p>
    <w:p w14:paraId="7CF92202" w14:textId="77777777" w:rsidR="00327D66" w:rsidRDefault="00C932BA">
      <w:pPr>
        <w:numPr>
          <w:ilvl w:val="1"/>
          <w:numId w:val="12"/>
        </w:numPr>
      </w:pPr>
      <w:r>
        <w:rPr>
          <w:b/>
        </w:rPr>
        <w:t>Checking plateau pressure:</w:t>
      </w:r>
    </w:p>
    <w:p w14:paraId="7C9AA7F9" w14:textId="77777777" w:rsidR="00327D66" w:rsidRDefault="00C932BA">
      <w:pPr>
        <w:numPr>
          <w:ilvl w:val="2"/>
          <w:numId w:val="12"/>
        </w:numPr>
      </w:pPr>
      <w:r>
        <w:t>Check plateau pressure with every change in tidal volume, PEEP, or clinical de</w:t>
      </w:r>
      <w:r>
        <w:t>terioration (worsening oxygenation) but not as part of routine practice</w:t>
      </w:r>
    </w:p>
    <w:p w14:paraId="542B0865" w14:textId="77777777" w:rsidR="00327D66" w:rsidRDefault="00C932BA">
      <w:pPr>
        <w:numPr>
          <w:ilvl w:val="3"/>
          <w:numId w:val="12"/>
        </w:numPr>
      </w:pPr>
      <w:r>
        <w:t>If plateau pressure is &gt; 30 cm H20, then decrease tidal volume by 1 ml/kg (minimum 4 mL/kg)</w:t>
      </w:r>
    </w:p>
    <w:p w14:paraId="11EDFE29" w14:textId="77777777" w:rsidR="00327D66" w:rsidRDefault="00C932BA">
      <w:pPr>
        <w:numPr>
          <w:ilvl w:val="3"/>
          <w:numId w:val="12"/>
        </w:numPr>
      </w:pPr>
      <w:r>
        <w:t xml:space="preserve">If plateau pressure is &lt; 25 H20 and tidal volume &lt; 6 mL/kg, then increase tidal volume by 1 </w:t>
      </w:r>
      <w:r>
        <w:t>mL/kg until plateau pressure is &gt; 25 cm H2O or tidal volume = 6 mL/kg</w:t>
      </w:r>
    </w:p>
    <w:p w14:paraId="723C1AD9" w14:textId="77777777" w:rsidR="00327D66" w:rsidRDefault="00C932BA">
      <w:pPr>
        <w:numPr>
          <w:ilvl w:val="3"/>
          <w:numId w:val="12"/>
        </w:numPr>
      </w:pPr>
      <w:r>
        <w:t>If plateau pressure is &lt; 30 cm H20 and patient is breath stacking or dyssynchronous, then increase tidal volume in mL/kg increments to 7 mL/kg or 8 mL/kg so long as plateau pressure is &lt;</w:t>
      </w:r>
      <w:r>
        <w:t xml:space="preserve"> 30 cm H20</w:t>
      </w:r>
    </w:p>
    <w:p w14:paraId="06DEDA44" w14:textId="77777777" w:rsidR="00327D66" w:rsidRDefault="00C932BA">
      <w:pPr>
        <w:numPr>
          <w:ilvl w:val="1"/>
          <w:numId w:val="12"/>
        </w:numPr>
      </w:pPr>
      <w:r>
        <w:rPr>
          <w:b/>
        </w:rPr>
        <w:t>Adjusting Fi02:</w:t>
      </w:r>
    </w:p>
    <w:p w14:paraId="2E6817AE" w14:textId="77777777" w:rsidR="00327D66" w:rsidRDefault="00C932BA">
      <w:pPr>
        <w:numPr>
          <w:ilvl w:val="2"/>
          <w:numId w:val="12"/>
        </w:numPr>
      </w:pPr>
      <w:r>
        <w:t xml:space="preserve">Adjust Fi02 after optimizing PEEP  </w:t>
      </w:r>
    </w:p>
    <w:p w14:paraId="6A6131CB" w14:textId="77777777" w:rsidR="00327D66" w:rsidRDefault="00C932BA">
      <w:pPr>
        <w:numPr>
          <w:ilvl w:val="2"/>
          <w:numId w:val="12"/>
        </w:numPr>
      </w:pPr>
      <w:r>
        <w:t>Goal FiO2 &lt; 75%; if FiO2 &gt; 75%; patient requires ventilator optimization. If you need assistance, pulmonary consultation is available (pager 11957)</w:t>
      </w:r>
    </w:p>
    <w:p w14:paraId="2DC032CE" w14:textId="77777777" w:rsidR="00327D66" w:rsidRDefault="00C932BA">
      <w:pPr>
        <w:numPr>
          <w:ilvl w:val="2"/>
          <w:numId w:val="12"/>
        </w:numPr>
      </w:pPr>
      <w:r>
        <w:t>It is reasonable to put a desaturating patient temporarily on 100% Fi02, but remember to wean oxygen as rapi</w:t>
      </w:r>
      <w:r>
        <w:t>dly as possible</w:t>
      </w:r>
    </w:p>
    <w:p w14:paraId="4169DE8E" w14:textId="77777777" w:rsidR="00327D66" w:rsidRDefault="00C932BA">
      <w:pPr>
        <w:numPr>
          <w:ilvl w:val="1"/>
          <w:numId w:val="12"/>
        </w:numPr>
      </w:pPr>
      <w:r>
        <w:rPr>
          <w:b/>
          <w:i/>
        </w:rPr>
        <w:t>Rationale</w:t>
      </w:r>
      <w:r>
        <w:t xml:space="preserve">: </w:t>
      </w:r>
    </w:p>
    <w:p w14:paraId="158BBFA3" w14:textId="77777777" w:rsidR="00327D66" w:rsidRDefault="00C932BA">
      <w:pPr>
        <w:numPr>
          <w:ilvl w:val="2"/>
          <w:numId w:val="12"/>
        </w:numPr>
      </w:pPr>
      <w:r>
        <w:rPr>
          <w:i/>
        </w:rPr>
        <w:t xml:space="preserve">Avoiding hyperoxia: </w:t>
      </w:r>
      <w:r>
        <w:rPr>
          <w:rFonts w:ascii="Arial Unicode MS" w:eastAsia="Arial Unicode MS" w:hAnsi="Arial Unicode MS" w:cs="Arial Unicode MS"/>
        </w:rPr>
        <w:t xml:space="preserve">Extensive mammalian animal data demonstrates that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occurs at an FiO2 ≥ 75% (at sea level) with the rate of injury increasing as FiO2 exceeds that threshold. In multiple mammalian models, an Fi</w:t>
      </w:r>
      <w:r>
        <w:rPr>
          <w:rFonts w:ascii="Arial Unicode MS" w:eastAsia="Arial Unicode MS" w:hAnsi="Arial Unicode MS" w:cs="Arial Unicode MS"/>
        </w:rPr>
        <w:t xml:space="preserve">O2 of 100% for 48 to 72 hours is associated with nearly 100% mortality rate. In lung injury models, the time to death is markedly attenuated. In an effort to reduce the potential for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the threshold of FiO2 ≥ 75% triggers progressive interv</w:t>
      </w:r>
      <w:r>
        <w:rPr>
          <w:rFonts w:ascii="Arial Unicode MS" w:eastAsia="Arial Unicode MS" w:hAnsi="Arial Unicode MS" w:cs="Arial Unicode MS"/>
        </w:rPr>
        <w:t xml:space="preserve">ention throughout this protocol: increased sedation, paralysis, </w:t>
      </w:r>
      <w:proofErr w:type="spellStart"/>
      <w:r>
        <w:rPr>
          <w:rFonts w:ascii="Arial Unicode MS" w:eastAsia="Arial Unicode MS" w:hAnsi="Arial Unicode MS" w:cs="Arial Unicode MS"/>
        </w:rPr>
        <w:t>proning</w:t>
      </w:r>
      <w:proofErr w:type="spellEnd"/>
      <w:r>
        <w:rPr>
          <w:rFonts w:ascii="Arial Unicode MS" w:eastAsia="Arial Unicode MS" w:hAnsi="Arial Unicode MS" w:cs="Arial Unicode MS"/>
        </w:rPr>
        <w:t xml:space="preserve"> and ECMO consultation. For a review of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acute lung injury, see </w:t>
      </w:r>
      <w:hyperlink r:id="rId72">
        <w:proofErr w:type="spellStart"/>
        <w:r>
          <w:rPr>
            <w:color w:val="1155CC"/>
            <w:u w:val="single"/>
          </w:rPr>
          <w:t>Kallet</w:t>
        </w:r>
        <w:proofErr w:type="spellEnd"/>
        <w:r>
          <w:rPr>
            <w:color w:val="1155CC"/>
            <w:u w:val="single"/>
          </w:rPr>
          <w:t xml:space="preserve"> and </w:t>
        </w:r>
        <w:proofErr w:type="spellStart"/>
        <w:r>
          <w:rPr>
            <w:color w:val="1155CC"/>
            <w:u w:val="single"/>
          </w:rPr>
          <w:t>Matthay</w:t>
        </w:r>
        <w:proofErr w:type="spellEnd"/>
        <w:r>
          <w:rPr>
            <w:color w:val="1155CC"/>
            <w:u w:val="single"/>
          </w:rPr>
          <w:t xml:space="preserve">, </w:t>
        </w:r>
      </w:hyperlink>
      <w:hyperlink r:id="rId73">
        <w:r>
          <w:rPr>
            <w:i/>
            <w:color w:val="1155CC"/>
            <w:u w:val="single"/>
          </w:rPr>
          <w:t>Respir Care</w:t>
        </w:r>
      </w:hyperlink>
      <w:hyperlink r:id="rId74">
        <w:r>
          <w:rPr>
            <w:color w:val="1155CC"/>
            <w:u w:val="single"/>
          </w:rPr>
          <w:t>, 2013</w:t>
        </w:r>
      </w:hyperlink>
      <w:r>
        <w:t xml:space="preserve">. </w:t>
      </w:r>
    </w:p>
    <w:p w14:paraId="2D437FB9" w14:textId="77777777" w:rsidR="00327D66" w:rsidRDefault="00C932BA">
      <w:pPr>
        <w:numPr>
          <w:ilvl w:val="2"/>
          <w:numId w:val="12"/>
        </w:numPr>
        <w:rPr>
          <w:i/>
        </w:rPr>
      </w:pPr>
      <w:r>
        <w:rPr>
          <w:i/>
        </w:rPr>
        <w:lastRenderedPageBreak/>
        <w:t xml:space="preserve">Setting the lower oxygen limits: </w:t>
      </w:r>
      <w:r>
        <w:t>There is debate on the proper PaO2 goal, and our rationale relies on evidence for lack of benefit from conservative PaO2 goals in clinical trials (</w:t>
      </w:r>
      <w:r>
        <w:rPr>
          <w:i/>
        </w:rPr>
        <w:t>i.e.</w:t>
      </w:r>
      <w:r>
        <w:t>, PaO2 &gt; 55) and past association between lower PaO2 and cognitive impairment, although the evidence is c</w:t>
      </w:r>
      <w:r>
        <w:t>ertainly not definitive (mean PaO2 71 [IQR 67-80] for cognitively impaired survivors versus mean PaO2 86 [IQR, 70-98] in non-impaired survivors of ARDS (</w:t>
      </w:r>
      <w:hyperlink r:id="rId75">
        <w:r>
          <w:rPr>
            <w:color w:val="1155CC"/>
            <w:u w:val="single"/>
          </w:rPr>
          <w:t xml:space="preserve">Mikkelsen et al, </w:t>
        </w:r>
      </w:hyperlink>
      <w:hyperlink r:id="rId76">
        <w:r>
          <w:rPr>
            <w:i/>
            <w:color w:val="1155CC"/>
            <w:u w:val="single"/>
          </w:rPr>
          <w:t xml:space="preserve">Am J Respir </w:t>
        </w:r>
        <w:proofErr w:type="spellStart"/>
        <w:r>
          <w:rPr>
            <w:i/>
            <w:color w:val="1155CC"/>
            <w:u w:val="single"/>
          </w:rPr>
          <w:t>Crit</w:t>
        </w:r>
        <w:proofErr w:type="spellEnd"/>
        <w:r>
          <w:rPr>
            <w:i/>
            <w:color w:val="1155CC"/>
            <w:u w:val="single"/>
          </w:rPr>
          <w:t xml:space="preserve"> Care Med</w:t>
        </w:r>
      </w:hyperlink>
      <w:hyperlink r:id="rId77">
        <w:r>
          <w:rPr>
            <w:color w:val="1155CC"/>
            <w:u w:val="single"/>
          </w:rPr>
          <w:t xml:space="preserve">, </w:t>
        </w:r>
      </w:hyperlink>
      <w:commentRangeStart w:id="22"/>
      <w:commentRangeStart w:id="23"/>
      <w:commentRangeStart w:id="24"/>
      <w:r>
        <w:fldChar w:fldCharType="begin"/>
      </w:r>
      <w:r>
        <w:instrText xml:space="preserve"> HYPERLINK "http://www.ncbi.nlm.nih.gov/pubmed/22492988" \h </w:instrText>
      </w:r>
      <w:r>
        <w:fldChar w:fldCharType="separate"/>
      </w:r>
      <w:r>
        <w:rPr>
          <w:color w:val="1155CC"/>
          <w:u w:val="single"/>
        </w:rPr>
        <w:t>2012</w:t>
      </w:r>
      <w:r>
        <w:rPr>
          <w:color w:val="1155CC"/>
          <w:u w:val="single"/>
        </w:rPr>
        <w:fldChar w:fldCharType="end"/>
      </w:r>
      <w:commentRangeEnd w:id="22"/>
      <w:r>
        <w:commentReference w:id="22"/>
      </w:r>
      <w:commentRangeEnd w:id="23"/>
      <w:r>
        <w:commentReference w:id="23"/>
      </w:r>
      <w:commentRangeEnd w:id="24"/>
      <w:r>
        <w:commentReference w:id="24"/>
      </w:r>
      <w:r>
        <w:t>). In the LOCO</w:t>
      </w:r>
      <w:r>
        <w:rPr>
          <w:vertAlign w:val="subscript"/>
        </w:rPr>
        <w:t>2</w:t>
      </w:r>
      <w:r>
        <w:t xml:space="preserve"> multi-center, randomized clinical </w:t>
      </w:r>
      <w:r>
        <w:t>trial, patients with ARDS were randomized to their PaO2 55-70, SpO2 88-92%; or PaO2 90-105, SpO2 &gt;95%); the trial was stopped after enrollment of 205 patients due to futility and safety concerns (44% mortality in conservative oxygen group versus 30%; (</w:t>
      </w:r>
      <w:proofErr w:type="spellStart"/>
      <w:r>
        <w:fldChar w:fldCharType="begin"/>
      </w:r>
      <w:r>
        <w:instrText xml:space="preserve"> H</w:instrText>
      </w:r>
      <w:r>
        <w:instrText xml:space="preserve">YPERLINK "http://www.ncbi.nlm.nih.gov/pubmed/32160661" \h </w:instrText>
      </w:r>
      <w:r>
        <w:fldChar w:fldCharType="separate"/>
      </w:r>
      <w:r>
        <w:rPr>
          <w:color w:val="1155CC"/>
          <w:u w:val="single"/>
        </w:rPr>
        <w:t>B</w:t>
      </w:r>
      <w:r>
        <w:rPr>
          <w:color w:val="1155CC"/>
          <w:u w:val="single"/>
        </w:rPr>
        <w:fldChar w:fldCharType="end"/>
      </w:r>
      <w:hyperlink r:id="rId78">
        <w:r>
          <w:rPr>
            <w:color w:val="1155CC"/>
            <w:u w:val="single"/>
          </w:rPr>
          <w:t>arrot</w:t>
        </w:r>
        <w:proofErr w:type="spellEnd"/>
        <w:r>
          <w:rPr>
            <w:color w:val="1155CC"/>
            <w:u w:val="single"/>
          </w:rPr>
          <w:t xml:space="preserve"> et al, </w:t>
        </w:r>
      </w:hyperlink>
      <w:hyperlink r:id="rId79">
        <w:r>
          <w:rPr>
            <w:i/>
            <w:color w:val="1155CC"/>
            <w:u w:val="single"/>
          </w:rPr>
          <w:t xml:space="preserve">New </w:t>
        </w:r>
        <w:proofErr w:type="spellStart"/>
        <w:r>
          <w:rPr>
            <w:i/>
            <w:color w:val="1155CC"/>
            <w:u w:val="single"/>
          </w:rPr>
          <w:t>Eng</w:t>
        </w:r>
        <w:proofErr w:type="spellEnd"/>
        <w:r>
          <w:rPr>
            <w:i/>
            <w:color w:val="1155CC"/>
            <w:u w:val="single"/>
          </w:rPr>
          <w:t xml:space="preserve"> J Med</w:t>
        </w:r>
      </w:hyperlink>
      <w:hyperlink r:id="rId80">
        <w:r>
          <w:rPr>
            <w:color w:val="1155CC"/>
            <w:u w:val="single"/>
          </w:rPr>
          <w:t xml:space="preserve">, </w:t>
        </w:r>
      </w:hyperlink>
      <w:hyperlink r:id="rId81">
        <w:r>
          <w:rPr>
            <w:color w:val="1155CC"/>
            <w:u w:val="single"/>
          </w:rPr>
          <w:t>2020</w:t>
        </w:r>
      </w:hyperlink>
      <w:r>
        <w:t>).</w:t>
      </w:r>
    </w:p>
    <w:p w14:paraId="118795D4" w14:textId="77777777" w:rsidR="00327D66" w:rsidRDefault="00327D66">
      <w:pPr>
        <w:rPr>
          <w:rFonts w:ascii="Calibri" w:eastAsia="Calibri" w:hAnsi="Calibri" w:cs="Calibri"/>
          <w:color w:val="FF0000"/>
        </w:rPr>
      </w:pPr>
    </w:p>
    <w:p w14:paraId="198BB3A5" w14:textId="77777777" w:rsidR="00327D66" w:rsidRDefault="00C932BA">
      <w:pPr>
        <w:pStyle w:val="Heading2"/>
        <w:numPr>
          <w:ilvl w:val="0"/>
          <w:numId w:val="12"/>
        </w:numPr>
        <w:spacing w:after="0"/>
      </w:pPr>
      <w:bookmarkStart w:id="25" w:name="_wgrateeto9z4" w:colFirst="0" w:colLast="0"/>
      <w:bookmarkEnd w:id="25"/>
      <w:proofErr w:type="spellStart"/>
      <w:r>
        <w:t>Proning</w:t>
      </w:r>
      <w:proofErr w:type="spellEnd"/>
      <w:r>
        <w:t xml:space="preserve"> and Pulmonary Vasodilators</w:t>
      </w:r>
    </w:p>
    <w:p w14:paraId="1F777B50" w14:textId="77777777" w:rsidR="00327D66" w:rsidRDefault="00C932BA">
      <w:pPr>
        <w:numPr>
          <w:ilvl w:val="1"/>
          <w:numId w:val="12"/>
        </w:numPr>
      </w:pPr>
      <w:r>
        <w:rPr>
          <w:b/>
        </w:rPr>
        <w:t>Prone early:</w:t>
      </w:r>
    </w:p>
    <w:p w14:paraId="45C272A5" w14:textId="77777777" w:rsidR="00327D66" w:rsidRDefault="00C932BA">
      <w:pPr>
        <w:numPr>
          <w:ilvl w:val="2"/>
          <w:numId w:val="12"/>
        </w:numPr>
      </w:pPr>
      <w:r>
        <w:t xml:space="preserve">We recommend early </w:t>
      </w:r>
      <w:proofErr w:type="spellStart"/>
      <w:r>
        <w:t>proning</w:t>
      </w:r>
      <w:proofErr w:type="spellEnd"/>
      <w:r>
        <w:t xml:space="preserve"> in severe ARDS without vasodilator trial (a departure from our typical practice for ARDS </w:t>
      </w:r>
      <w:r>
        <w:t>not due to COVID-19): &lt; 36 hours from ARDS onset, start discussion of prone when P:F &lt; 150, prone within 12 hours of FiO2 &gt; 75% (</w:t>
      </w:r>
      <w:proofErr w:type="spellStart"/>
      <w:r>
        <w:fldChar w:fldCharType="begin"/>
      </w:r>
      <w:r>
        <w:instrText xml:space="preserve"> HYPERLINK "http://www.ncbi.nlm.nih.gov/pubmed/23688302" \h </w:instrText>
      </w:r>
      <w:r>
        <w:fldChar w:fldCharType="separate"/>
      </w:r>
      <w:r>
        <w:rPr>
          <w:color w:val="1155CC"/>
          <w:u w:val="single"/>
        </w:rPr>
        <w:t>Guérin</w:t>
      </w:r>
      <w:proofErr w:type="spellEnd"/>
      <w:r>
        <w:rPr>
          <w:color w:val="1155CC"/>
          <w:u w:val="single"/>
        </w:rPr>
        <w:t xml:space="preserve"> et al, </w:t>
      </w:r>
      <w:r>
        <w:rPr>
          <w:color w:val="1155CC"/>
          <w:u w:val="single"/>
        </w:rPr>
        <w:fldChar w:fldCharType="end"/>
      </w:r>
      <w:hyperlink r:id="rId82">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83">
        <w:r>
          <w:rPr>
            <w:color w:val="1155CC"/>
            <w:u w:val="single"/>
          </w:rPr>
          <w:t xml:space="preserve">, </w:t>
        </w:r>
      </w:hyperlink>
      <w:hyperlink r:id="rId84">
        <w:r>
          <w:rPr>
            <w:color w:val="1155CC"/>
            <w:u w:val="single"/>
          </w:rPr>
          <w:t>2013</w:t>
        </w:r>
      </w:hyperlink>
      <w:r>
        <w:t>).</w:t>
      </w:r>
      <w:r>
        <w:rPr>
          <w:color w:val="333333"/>
        </w:rPr>
        <w:t xml:space="preserve"> </w:t>
      </w:r>
    </w:p>
    <w:p w14:paraId="4FB501D3" w14:textId="77777777" w:rsidR="00327D66" w:rsidRDefault="00C932BA">
      <w:pPr>
        <w:numPr>
          <w:ilvl w:val="1"/>
          <w:numId w:val="12"/>
        </w:numPr>
      </w:pPr>
      <w:r>
        <w:rPr>
          <w:b/>
        </w:rPr>
        <w:t xml:space="preserve">Eligibility criteria for </w:t>
      </w:r>
      <w:proofErr w:type="spellStart"/>
      <w:r>
        <w:rPr>
          <w:b/>
        </w:rPr>
        <w:t>proning</w:t>
      </w:r>
      <w:proofErr w:type="spellEnd"/>
      <w:r>
        <w:rPr>
          <w:b/>
        </w:rPr>
        <w:t>:</w:t>
      </w:r>
    </w:p>
    <w:p w14:paraId="6E13EC58" w14:textId="77777777" w:rsidR="00327D66" w:rsidRDefault="00C932BA">
      <w:pPr>
        <w:numPr>
          <w:ilvl w:val="2"/>
          <w:numId w:val="12"/>
        </w:numPr>
      </w:pPr>
      <w:r>
        <w:t xml:space="preserve">Eligibility may vary depending on resources and staffing. Currently we recommend: </w:t>
      </w:r>
    </w:p>
    <w:p w14:paraId="0D5ECD01" w14:textId="77777777" w:rsidR="00327D66" w:rsidRDefault="00C932BA">
      <w:pPr>
        <w:numPr>
          <w:ilvl w:val="3"/>
          <w:numId w:val="12"/>
        </w:numPr>
      </w:pPr>
      <w:r>
        <w:t>Age &lt; 75</w:t>
      </w:r>
    </w:p>
    <w:p w14:paraId="08EB5B89" w14:textId="77777777" w:rsidR="00327D66" w:rsidRDefault="00C932BA">
      <w:pPr>
        <w:numPr>
          <w:ilvl w:val="3"/>
          <w:numId w:val="12"/>
        </w:numPr>
      </w:pPr>
      <w:r>
        <w:t xml:space="preserve">No </w:t>
      </w:r>
      <w:proofErr w:type="gramStart"/>
      <w:r>
        <w:t>high grade</w:t>
      </w:r>
      <w:proofErr w:type="gramEnd"/>
      <w:r>
        <w:t xml:space="preserve"> shock (either single agent norepinephrine 20 mcg/min or norepinephrine &lt; 15 mcg/min and vasopressin)</w:t>
      </w:r>
    </w:p>
    <w:p w14:paraId="482344C6" w14:textId="77777777" w:rsidR="00327D66" w:rsidRDefault="00C932BA">
      <w:pPr>
        <w:numPr>
          <w:ilvl w:val="3"/>
          <w:numId w:val="12"/>
        </w:numPr>
      </w:pPr>
      <w:r>
        <w:t>Not on CRRT or at risk of impending renal failure</w:t>
      </w:r>
      <w:r>
        <w:t xml:space="preserve"> (due to difficulties in maintaining dialysis access while </w:t>
      </w:r>
      <w:proofErr w:type="spellStart"/>
      <w:r>
        <w:t>proned</w:t>
      </w:r>
      <w:proofErr w:type="spellEnd"/>
      <w:r>
        <w:t>)</w:t>
      </w:r>
    </w:p>
    <w:p w14:paraId="0C124E01" w14:textId="77777777" w:rsidR="00327D66" w:rsidRDefault="00C932BA">
      <w:pPr>
        <w:numPr>
          <w:ilvl w:val="3"/>
          <w:numId w:val="12"/>
        </w:numPr>
      </w:pPr>
      <w:r>
        <w:t xml:space="preserve">The only absolute contraindications to </w:t>
      </w:r>
      <w:proofErr w:type="spellStart"/>
      <w:r>
        <w:t>proned</w:t>
      </w:r>
      <w:proofErr w:type="spellEnd"/>
      <w:r>
        <w:t xml:space="preserve"> ventilation are spinal cord injury and open chest; BMI and patient size are not contraindications</w:t>
      </w:r>
    </w:p>
    <w:p w14:paraId="35472952" w14:textId="77777777" w:rsidR="00327D66" w:rsidRDefault="00C932BA">
      <w:pPr>
        <w:numPr>
          <w:ilvl w:val="1"/>
          <w:numId w:val="12"/>
        </w:numPr>
      </w:pPr>
      <w:r>
        <w:rPr>
          <w:b/>
        </w:rPr>
        <w:t>To initiate prone ventilation outside of MICU</w:t>
      </w:r>
      <w:r>
        <w:rPr>
          <w:b/>
        </w:rPr>
        <w:t xml:space="preserve"> and 11C:</w:t>
      </w:r>
    </w:p>
    <w:p w14:paraId="06090808" w14:textId="77777777" w:rsidR="00327D66" w:rsidRDefault="00C932BA">
      <w:pPr>
        <w:numPr>
          <w:ilvl w:val="2"/>
          <w:numId w:val="12"/>
        </w:numPr>
      </w:pPr>
      <w:r>
        <w:t>Discuss with the PCCM Consultation team assigned to that unit</w:t>
      </w:r>
    </w:p>
    <w:p w14:paraId="2385DB32" w14:textId="77777777" w:rsidR="00327D66" w:rsidRDefault="00C932BA">
      <w:pPr>
        <w:numPr>
          <w:ilvl w:val="2"/>
          <w:numId w:val="12"/>
        </w:numPr>
      </w:pPr>
      <w:r>
        <w:t>ICU charge nurse to contact MICU charge nurse for nursing assistance</w:t>
      </w:r>
    </w:p>
    <w:p w14:paraId="6136E128" w14:textId="77777777" w:rsidR="00327D66" w:rsidRDefault="00C932BA">
      <w:pPr>
        <w:numPr>
          <w:ilvl w:val="1"/>
          <w:numId w:val="12"/>
        </w:numPr>
      </w:pPr>
      <w:r>
        <w:rPr>
          <w:b/>
        </w:rPr>
        <w:t xml:space="preserve">Managing a </w:t>
      </w:r>
      <w:proofErr w:type="spellStart"/>
      <w:r>
        <w:rPr>
          <w:b/>
        </w:rPr>
        <w:t>proned</w:t>
      </w:r>
      <w:proofErr w:type="spellEnd"/>
      <w:r>
        <w:rPr>
          <w:b/>
        </w:rPr>
        <w:t xml:space="preserve"> patient: </w:t>
      </w:r>
    </w:p>
    <w:p w14:paraId="1168AD20" w14:textId="77777777" w:rsidR="00327D66" w:rsidRDefault="00C932BA">
      <w:pPr>
        <w:numPr>
          <w:ilvl w:val="2"/>
          <w:numId w:val="12"/>
        </w:numPr>
      </w:pPr>
      <w:proofErr w:type="spellStart"/>
      <w:r>
        <w:t>Proning</w:t>
      </w:r>
      <w:proofErr w:type="spellEnd"/>
      <w:r>
        <w:t xml:space="preserve"> protocol is available at the MICU </w:t>
      </w:r>
      <w:proofErr w:type="spellStart"/>
      <w:r>
        <w:t>sharepoint</w:t>
      </w:r>
      <w:proofErr w:type="spellEnd"/>
    </w:p>
    <w:p w14:paraId="77C6662F" w14:textId="77777777" w:rsidR="00327D66" w:rsidRDefault="00C932BA">
      <w:pPr>
        <w:numPr>
          <w:ilvl w:val="2"/>
          <w:numId w:val="12"/>
        </w:numPr>
      </w:pPr>
      <w:r>
        <w:t>Maintain deep sedation with target</w:t>
      </w:r>
      <w:r>
        <w:t xml:space="preserve"> RASS -4 to -5 while </w:t>
      </w:r>
      <w:proofErr w:type="spellStart"/>
      <w:r>
        <w:t>proned</w:t>
      </w:r>
      <w:proofErr w:type="spellEnd"/>
      <w:r>
        <w:t>.</w:t>
      </w:r>
    </w:p>
    <w:p w14:paraId="114B16CF" w14:textId="77777777" w:rsidR="00327D66" w:rsidRDefault="00C932BA">
      <w:pPr>
        <w:numPr>
          <w:ilvl w:val="2"/>
          <w:numId w:val="12"/>
        </w:numPr>
      </w:pPr>
      <w:proofErr w:type="gramStart"/>
      <w:r>
        <w:t>1 hour</w:t>
      </w:r>
      <w:proofErr w:type="gramEnd"/>
      <w:r>
        <w:t xml:space="preserve"> post-initiation of prone ventilation:</w:t>
      </w:r>
    </w:p>
    <w:p w14:paraId="08B6AEE3" w14:textId="77777777" w:rsidR="00327D66" w:rsidRDefault="00C932BA">
      <w:pPr>
        <w:numPr>
          <w:ilvl w:val="3"/>
          <w:numId w:val="12"/>
        </w:numPr>
      </w:pPr>
      <w:r>
        <w:t xml:space="preserve">Adjust oxygen parameters: re-assess lung mechanics (plateau pressure and P-V tool to determine optimal PEEP) and adjust PEEP and titrate FiO2 as in </w:t>
      </w:r>
      <w:hyperlink w:anchor="_qrh9t96165ug">
        <w:r>
          <w:rPr>
            <w:color w:val="1155CC"/>
            <w:u w:val="single"/>
          </w:rPr>
          <w:t>“Managing Ventilation” section</w:t>
        </w:r>
      </w:hyperlink>
      <w:r>
        <w:t xml:space="preserve"> of this chapter.</w:t>
      </w:r>
    </w:p>
    <w:p w14:paraId="635FE9F8" w14:textId="77777777" w:rsidR="00327D66" w:rsidRDefault="00C932BA">
      <w:pPr>
        <w:numPr>
          <w:ilvl w:val="3"/>
          <w:numId w:val="12"/>
        </w:numPr>
      </w:pPr>
      <w:r>
        <w:lastRenderedPageBreak/>
        <w:t>Assess tidal volume and adjust ventilation parameters as in section 6</w:t>
      </w:r>
    </w:p>
    <w:p w14:paraId="719FAF13" w14:textId="77777777" w:rsidR="00327D66" w:rsidRDefault="00C932BA">
      <w:pPr>
        <w:numPr>
          <w:ilvl w:val="4"/>
          <w:numId w:val="12"/>
        </w:numPr>
      </w:pPr>
      <w:r>
        <w:t>If Vt &lt; 6 ml/kg, may increase to maximum limit of 8 ml/kg while Ppl &lt; 30 (preferred maximum is 6 ml/kg)</w:t>
      </w:r>
    </w:p>
    <w:p w14:paraId="160C5FE5" w14:textId="77777777" w:rsidR="00327D66" w:rsidRDefault="00C932BA">
      <w:pPr>
        <w:numPr>
          <w:ilvl w:val="2"/>
          <w:numId w:val="12"/>
        </w:numPr>
      </w:pPr>
      <w:r>
        <w:t xml:space="preserve">If patient demonstrates improvement on </w:t>
      </w:r>
      <w:proofErr w:type="spellStart"/>
      <w:r>
        <w:t>proning</w:t>
      </w:r>
      <w:proofErr w:type="spellEnd"/>
      <w:r>
        <w:t xml:space="preserve"> then recommend:</w:t>
      </w:r>
    </w:p>
    <w:p w14:paraId="73C78E8F" w14:textId="77777777" w:rsidR="00327D66" w:rsidRDefault="00C932BA">
      <w:pPr>
        <w:numPr>
          <w:ilvl w:val="3"/>
          <w:numId w:val="12"/>
        </w:numPr>
      </w:pPr>
      <w:r>
        <w:t xml:space="preserve">Discontinuing of continuous neuromuscular blockade and re-assess ventilator </w:t>
      </w:r>
      <w:proofErr w:type="spellStart"/>
      <w:r>
        <w:t>dyssynchrony</w:t>
      </w:r>
      <w:proofErr w:type="spellEnd"/>
      <w:r>
        <w:t>; re-institute if dyssynchronous</w:t>
      </w:r>
    </w:p>
    <w:p w14:paraId="49B4F0E5" w14:textId="77777777" w:rsidR="00327D66" w:rsidRDefault="00C932BA">
      <w:pPr>
        <w:numPr>
          <w:ilvl w:val="3"/>
          <w:numId w:val="12"/>
        </w:numPr>
      </w:pPr>
      <w:r>
        <w:t>Return to supine ventilation when following criteria are met:</w:t>
      </w:r>
    </w:p>
    <w:p w14:paraId="3D8A5F3A" w14:textId="77777777" w:rsidR="00327D66" w:rsidRDefault="00C932BA">
      <w:pPr>
        <w:numPr>
          <w:ilvl w:val="4"/>
          <w:numId w:val="12"/>
        </w:numPr>
      </w:pPr>
      <w:r>
        <w:t>Ppl &lt; 25</w:t>
      </w:r>
    </w:p>
    <w:p w14:paraId="00740C57" w14:textId="77777777" w:rsidR="00327D66" w:rsidRDefault="00C932BA">
      <w:pPr>
        <w:numPr>
          <w:ilvl w:val="4"/>
          <w:numId w:val="12"/>
        </w:numPr>
      </w:pPr>
      <w:r>
        <w:t>F</w:t>
      </w:r>
      <w:r>
        <w:t>iO2 &lt; 50%</w:t>
      </w:r>
    </w:p>
    <w:p w14:paraId="7F0A1807" w14:textId="77777777" w:rsidR="00327D66" w:rsidRDefault="00C932BA">
      <w:pPr>
        <w:numPr>
          <w:ilvl w:val="4"/>
          <w:numId w:val="12"/>
        </w:numPr>
      </w:pPr>
      <w:r>
        <w:t>pH &gt; 7.3</w:t>
      </w:r>
    </w:p>
    <w:p w14:paraId="4148CE1D" w14:textId="77777777" w:rsidR="00327D66" w:rsidRDefault="00C932BA">
      <w:pPr>
        <w:numPr>
          <w:ilvl w:val="4"/>
          <w:numId w:val="12"/>
        </w:numPr>
      </w:pPr>
      <w:proofErr w:type="gramStart"/>
      <w:r>
        <w:t>P:F</w:t>
      </w:r>
      <w:proofErr w:type="gramEnd"/>
      <w:r>
        <w:t xml:space="preserve"> &gt; 200</w:t>
      </w:r>
    </w:p>
    <w:p w14:paraId="2118006F" w14:textId="77777777" w:rsidR="00327D66" w:rsidRDefault="00C932BA">
      <w:pPr>
        <w:numPr>
          <w:ilvl w:val="2"/>
          <w:numId w:val="12"/>
        </w:numPr>
      </w:pPr>
      <w:r>
        <w:t xml:space="preserve">Repositioning and skin care while </w:t>
      </w:r>
      <w:proofErr w:type="spellStart"/>
      <w:r>
        <w:t>proned</w:t>
      </w:r>
      <w:proofErr w:type="spellEnd"/>
      <w:r>
        <w:t xml:space="preserve">: </w:t>
      </w:r>
    </w:p>
    <w:p w14:paraId="30D56A42" w14:textId="77777777" w:rsidR="00327D66" w:rsidRDefault="00C932BA">
      <w:pPr>
        <w:numPr>
          <w:ilvl w:val="3"/>
          <w:numId w:val="12"/>
        </w:numPr>
      </w:pPr>
      <w:r>
        <w:t xml:space="preserve">Currently we recommend continuing </w:t>
      </w:r>
      <w:proofErr w:type="spellStart"/>
      <w:r>
        <w:t>proning</w:t>
      </w:r>
      <w:proofErr w:type="spellEnd"/>
      <w:r>
        <w:t xml:space="preserve"> as per the MICU </w:t>
      </w:r>
      <w:proofErr w:type="spellStart"/>
      <w:r>
        <w:t>proning</w:t>
      </w:r>
      <w:proofErr w:type="spellEnd"/>
      <w:r>
        <w:t xml:space="preserve"> protocol. This may change in the future depending on availability of PPE and staffing.</w:t>
      </w:r>
    </w:p>
    <w:p w14:paraId="065A27D8" w14:textId="77777777" w:rsidR="00327D66" w:rsidRDefault="00C932BA">
      <w:pPr>
        <w:numPr>
          <w:ilvl w:val="1"/>
          <w:numId w:val="12"/>
        </w:numPr>
      </w:pPr>
      <w:r>
        <w:rPr>
          <w:b/>
        </w:rPr>
        <w:t>Escalation if still hypoxic:</w:t>
      </w:r>
    </w:p>
    <w:p w14:paraId="4BB72FFB" w14:textId="77777777" w:rsidR="00327D66" w:rsidRDefault="00C932BA">
      <w:pPr>
        <w:numPr>
          <w:ilvl w:val="2"/>
          <w:numId w:val="12"/>
        </w:numPr>
      </w:pPr>
      <w:r>
        <w:t>If</w:t>
      </w:r>
      <w:r>
        <w:t xml:space="preserve"> hypoxia (PaO2 &lt; 55 with FiO2 &gt; 75%) persists after </w:t>
      </w:r>
      <w:proofErr w:type="spellStart"/>
      <w:r>
        <w:t>proning</w:t>
      </w:r>
      <w:proofErr w:type="spellEnd"/>
      <w:r>
        <w:t xml:space="preserve">; then initiate continuous inhaled </w:t>
      </w:r>
      <w:proofErr w:type="spellStart"/>
      <w:r>
        <w:t>epoprostenol</w:t>
      </w:r>
      <w:proofErr w:type="spellEnd"/>
      <w:r>
        <w:t xml:space="preserve"> (see </w:t>
      </w:r>
      <w:hyperlink w:anchor="_kx686gedgtzg">
        <w:r>
          <w:rPr>
            <w:color w:val="1155CC"/>
            <w:u w:val="single"/>
          </w:rPr>
          <w:t>“COVID-19 Therapies and Clinical Trials” chapter</w:t>
        </w:r>
      </w:hyperlink>
      <w:r>
        <w:t>).</w:t>
      </w:r>
    </w:p>
    <w:p w14:paraId="4DB897F5" w14:textId="77777777" w:rsidR="00327D66" w:rsidRDefault="00C932BA">
      <w:pPr>
        <w:numPr>
          <w:ilvl w:val="2"/>
          <w:numId w:val="12"/>
        </w:numPr>
      </w:pPr>
      <w:r>
        <w:t xml:space="preserve">If FiO2 &gt; 75% despite above, recommend consultation with </w:t>
      </w:r>
      <w:r>
        <w:t xml:space="preserve">ECMO team (see </w:t>
      </w:r>
      <w:hyperlink w:anchor="_24j39tc7pjup">
        <w:r>
          <w:rPr>
            <w:color w:val="1155CC"/>
            <w:u w:val="single"/>
          </w:rPr>
          <w:t>“ECMO consultation” section</w:t>
        </w:r>
      </w:hyperlink>
      <w:r>
        <w:t xml:space="preserve"> of this chapter).</w:t>
      </w:r>
    </w:p>
    <w:p w14:paraId="3DAA81CC" w14:textId="77777777" w:rsidR="00327D66" w:rsidRDefault="00C932BA">
      <w:pPr>
        <w:ind w:left="1440"/>
      </w:pPr>
      <w:r>
        <w:t xml:space="preserve"> </w:t>
      </w:r>
    </w:p>
    <w:p w14:paraId="5142493F" w14:textId="77777777" w:rsidR="00327D66" w:rsidRDefault="00C932BA">
      <w:pPr>
        <w:pStyle w:val="Heading2"/>
        <w:numPr>
          <w:ilvl w:val="0"/>
          <w:numId w:val="12"/>
        </w:numPr>
        <w:spacing w:after="0"/>
      </w:pPr>
      <w:bookmarkStart w:id="26" w:name="_24j39tc7pjup" w:colFirst="0" w:colLast="0"/>
      <w:bookmarkEnd w:id="26"/>
      <w:r>
        <w:t>ECMO consultation</w:t>
      </w:r>
    </w:p>
    <w:p w14:paraId="7700E36E" w14:textId="77777777" w:rsidR="00327D66" w:rsidRDefault="00C932BA">
      <w:pPr>
        <w:numPr>
          <w:ilvl w:val="1"/>
          <w:numId w:val="12"/>
        </w:numPr>
      </w:pPr>
      <w:r>
        <w:rPr>
          <w:b/>
        </w:rPr>
        <w:t>Refractory Hypoxemia:</w:t>
      </w:r>
    </w:p>
    <w:p w14:paraId="7821E23A" w14:textId="77777777" w:rsidR="00327D66" w:rsidRDefault="00C932BA">
      <w:pPr>
        <w:numPr>
          <w:ilvl w:val="2"/>
          <w:numId w:val="12"/>
        </w:numPr>
      </w:pPr>
      <w:r>
        <w:t>If despite PEEP optimization, paralysis, prone ventilation, optimizing volume status, pulmonary vasodilators (when av</w:t>
      </w:r>
      <w:r>
        <w:t>ailable) the patient meets the following criteria, then consider ECMO consult (pager 35010):</w:t>
      </w:r>
    </w:p>
    <w:p w14:paraId="46F0C13B" w14:textId="77777777" w:rsidR="00327D66" w:rsidRDefault="00C932BA">
      <w:pPr>
        <w:numPr>
          <w:ilvl w:val="4"/>
          <w:numId w:val="12"/>
        </w:numPr>
      </w:pPr>
      <w:r>
        <w:t>Ppl &gt; 30</w:t>
      </w:r>
    </w:p>
    <w:p w14:paraId="1D31DF82" w14:textId="77777777" w:rsidR="00327D66" w:rsidRDefault="00C932BA">
      <w:pPr>
        <w:numPr>
          <w:ilvl w:val="4"/>
          <w:numId w:val="12"/>
        </w:numPr>
      </w:pPr>
      <w:r>
        <w:t>FiO2 &gt; 75%</w:t>
      </w:r>
    </w:p>
    <w:p w14:paraId="1D58475C" w14:textId="77777777" w:rsidR="00327D66" w:rsidRDefault="00C932BA">
      <w:pPr>
        <w:numPr>
          <w:ilvl w:val="4"/>
          <w:numId w:val="12"/>
        </w:numPr>
      </w:pPr>
      <w:proofErr w:type="gramStart"/>
      <w:r>
        <w:t>P:F</w:t>
      </w:r>
      <w:proofErr w:type="gramEnd"/>
      <w:r>
        <w:t xml:space="preserve"> &lt; 80</w:t>
      </w:r>
    </w:p>
    <w:p w14:paraId="5EB652B0" w14:textId="77777777" w:rsidR="00327D66" w:rsidRDefault="00C932BA">
      <w:pPr>
        <w:numPr>
          <w:ilvl w:val="1"/>
          <w:numId w:val="12"/>
        </w:numPr>
      </w:pPr>
      <w:r>
        <w:rPr>
          <w:b/>
        </w:rPr>
        <w:t>Candidacy:</w:t>
      </w:r>
    </w:p>
    <w:p w14:paraId="138F019B" w14:textId="77777777" w:rsidR="00327D66" w:rsidRDefault="00C932BA">
      <w:pPr>
        <w:numPr>
          <w:ilvl w:val="2"/>
          <w:numId w:val="12"/>
        </w:numPr>
      </w:pPr>
      <w:r>
        <w:t xml:space="preserve">Final ECMO guidelines for COVID-19 patients remain </w:t>
      </w:r>
      <w:commentRangeStart w:id="27"/>
      <w:r>
        <w:t>under development</w:t>
      </w:r>
      <w:commentRangeEnd w:id="27"/>
      <w:r>
        <w:commentReference w:id="27"/>
      </w:r>
      <w:r>
        <w:t>. Examples of common considerations include:</w:t>
      </w:r>
    </w:p>
    <w:p w14:paraId="703D5EB6" w14:textId="77777777" w:rsidR="00327D66" w:rsidRDefault="00C932BA">
      <w:pPr>
        <w:numPr>
          <w:ilvl w:val="3"/>
          <w:numId w:val="12"/>
        </w:numPr>
      </w:pPr>
      <w:r>
        <w:t>Patient age &lt; 65</w:t>
      </w:r>
    </w:p>
    <w:p w14:paraId="7D67704A" w14:textId="77777777" w:rsidR="00327D66" w:rsidRDefault="00C932BA">
      <w:pPr>
        <w:numPr>
          <w:ilvl w:val="3"/>
          <w:numId w:val="12"/>
        </w:numPr>
      </w:pPr>
      <w:r>
        <w:t>Mechanical ventilation duration &lt; 7 days</w:t>
      </w:r>
    </w:p>
    <w:p w14:paraId="044BB09C" w14:textId="77777777" w:rsidR="00327D66" w:rsidRDefault="00C932BA">
      <w:pPr>
        <w:numPr>
          <w:ilvl w:val="3"/>
          <w:numId w:val="12"/>
        </w:numPr>
      </w:pPr>
      <w:r>
        <w:t>BMI &lt; 35 and patient body weight &lt; 150 kg</w:t>
      </w:r>
    </w:p>
    <w:p w14:paraId="66C30F89" w14:textId="77777777" w:rsidR="00327D66" w:rsidRDefault="00C932BA">
      <w:pPr>
        <w:numPr>
          <w:ilvl w:val="3"/>
          <w:numId w:val="12"/>
        </w:numPr>
      </w:pPr>
      <w:proofErr w:type="spellStart"/>
      <w:r>
        <w:t>CrCl</w:t>
      </w:r>
      <w:proofErr w:type="spellEnd"/>
      <w:r>
        <w:t xml:space="preserve"> &gt; 30</w:t>
      </w:r>
    </w:p>
    <w:p w14:paraId="6437E3D1" w14:textId="77777777" w:rsidR="00327D66" w:rsidRDefault="00C932BA">
      <w:pPr>
        <w:numPr>
          <w:ilvl w:val="3"/>
          <w:numId w:val="12"/>
        </w:numPr>
      </w:pPr>
      <w:r>
        <w:t xml:space="preserve">No multiorgan failure or </w:t>
      </w:r>
      <w:proofErr w:type="gramStart"/>
      <w:r>
        <w:t>high grade</w:t>
      </w:r>
      <w:proofErr w:type="gramEnd"/>
      <w:r>
        <w:t xml:space="preserve"> shock (can be on single pressor; norepinephrine &lt; 15 mcg/min)</w:t>
      </w:r>
    </w:p>
    <w:p w14:paraId="4F2BBC17" w14:textId="77777777" w:rsidR="00327D66" w:rsidRDefault="00C932BA">
      <w:pPr>
        <w:numPr>
          <w:ilvl w:val="3"/>
          <w:numId w:val="12"/>
        </w:numPr>
      </w:pPr>
      <w:r>
        <w:t>No active solid or liquid malignancy</w:t>
      </w:r>
    </w:p>
    <w:p w14:paraId="5BDB9F29" w14:textId="77777777" w:rsidR="00327D66" w:rsidRDefault="00C932BA">
      <w:pPr>
        <w:numPr>
          <w:ilvl w:val="3"/>
          <w:numId w:val="12"/>
        </w:numPr>
      </w:pPr>
      <w:r>
        <w:t>Absolute neutrophil count &gt; 500</w:t>
      </w:r>
    </w:p>
    <w:p w14:paraId="1375DBD0" w14:textId="77777777" w:rsidR="00327D66" w:rsidRDefault="00C932BA">
      <w:pPr>
        <w:numPr>
          <w:ilvl w:val="3"/>
          <w:numId w:val="12"/>
        </w:numPr>
      </w:pPr>
      <w:r>
        <w:lastRenderedPageBreak/>
        <w:t>Platelets &gt; 50,000</w:t>
      </w:r>
    </w:p>
    <w:p w14:paraId="2B7E6DF7" w14:textId="77777777" w:rsidR="00327D66" w:rsidRDefault="00C932BA">
      <w:pPr>
        <w:numPr>
          <w:ilvl w:val="3"/>
          <w:numId w:val="12"/>
        </w:numPr>
      </w:pPr>
      <w:r>
        <w:t>Able to tolerate anticoagulation on initiation (no active hemorrhage)</w:t>
      </w:r>
    </w:p>
    <w:p w14:paraId="2C4D676F" w14:textId="77777777" w:rsidR="00327D66" w:rsidRDefault="00C932BA">
      <w:pPr>
        <w:numPr>
          <w:ilvl w:val="3"/>
          <w:numId w:val="12"/>
        </w:numPr>
      </w:pPr>
      <w:r>
        <w:t>No evidence of irreversible neurological injury</w:t>
      </w:r>
    </w:p>
    <w:p w14:paraId="3085EAD6" w14:textId="77777777" w:rsidR="00327D66" w:rsidRDefault="00C932BA">
      <w:pPr>
        <w:numPr>
          <w:ilvl w:val="3"/>
          <w:numId w:val="12"/>
        </w:numPr>
      </w:pPr>
      <w:r>
        <w:t>Able to perform ADLs at baseline prior to illness</w:t>
      </w:r>
    </w:p>
    <w:p w14:paraId="1C8EE198" w14:textId="77777777" w:rsidR="00327D66" w:rsidRDefault="00327D66">
      <w:pPr>
        <w:ind w:left="2880"/>
      </w:pPr>
    </w:p>
    <w:p w14:paraId="3071537F" w14:textId="77777777" w:rsidR="00327D66" w:rsidRDefault="00C932BA">
      <w:pPr>
        <w:pStyle w:val="Heading2"/>
        <w:numPr>
          <w:ilvl w:val="0"/>
          <w:numId w:val="12"/>
        </w:numPr>
        <w:spacing w:after="0"/>
      </w:pPr>
      <w:bookmarkStart w:id="28" w:name="_wzqfpzsq5m1o" w:colFirst="0" w:colLast="0"/>
      <w:bookmarkEnd w:id="28"/>
      <w:r>
        <w:t>Ventilator Weaning</w:t>
      </w:r>
    </w:p>
    <w:p w14:paraId="069CE95C" w14:textId="77777777" w:rsidR="00327D66" w:rsidRDefault="00C932BA">
      <w:pPr>
        <w:numPr>
          <w:ilvl w:val="1"/>
          <w:numId w:val="12"/>
        </w:numPr>
        <w:rPr>
          <w:i/>
        </w:rPr>
      </w:pPr>
      <w:r>
        <w:rPr>
          <w:i/>
        </w:rPr>
        <w:t>This section is in process</w:t>
      </w:r>
    </w:p>
    <w:p w14:paraId="4CB12711" w14:textId="77777777" w:rsidR="00327D66" w:rsidRDefault="00327D66">
      <w:pPr>
        <w:ind w:left="2160"/>
      </w:pPr>
    </w:p>
    <w:p w14:paraId="43349D4E" w14:textId="77777777" w:rsidR="00327D66" w:rsidRDefault="00C932BA">
      <w:pPr>
        <w:pStyle w:val="Heading1"/>
      </w:pPr>
      <w:bookmarkStart w:id="29" w:name="_kx686gedgtzg" w:colFirst="0" w:colLast="0"/>
      <w:bookmarkEnd w:id="29"/>
      <w:commentRangeStart w:id="30"/>
      <w:commentRangeStart w:id="31"/>
      <w:r>
        <w:t>Chapter 3: COVID-19 Therapies and Clinical Trials</w:t>
      </w:r>
    </w:p>
    <w:commentRangeEnd w:id="30"/>
    <w:p w14:paraId="548382EA" w14:textId="77777777" w:rsidR="00327D66" w:rsidRDefault="00C932BA">
      <w:pPr>
        <w:rPr>
          <w:i/>
        </w:rPr>
      </w:pPr>
      <w:r>
        <w:commentReference w:id="30"/>
      </w:r>
      <w:commentRangeEnd w:id="31"/>
      <w:r>
        <w:commentReference w:id="31"/>
      </w:r>
    </w:p>
    <w:p w14:paraId="54423315" w14:textId="77777777" w:rsidR="00327D66" w:rsidRDefault="00C932BA">
      <w:pPr>
        <w:pStyle w:val="Heading2"/>
        <w:numPr>
          <w:ilvl w:val="0"/>
          <w:numId w:val="5"/>
        </w:numPr>
        <w:spacing w:after="0"/>
      </w:pPr>
      <w:bookmarkStart w:id="32" w:name="_cjp7h4q36i0a" w:colFirst="0" w:colLast="0"/>
      <w:bookmarkEnd w:id="32"/>
      <w:r>
        <w:t xml:space="preserve">Note: </w:t>
      </w:r>
    </w:p>
    <w:p w14:paraId="0AAE91EF" w14:textId="77777777" w:rsidR="00327D66" w:rsidRDefault="00C932BA">
      <w:pPr>
        <w:numPr>
          <w:ilvl w:val="1"/>
          <w:numId w:val="5"/>
        </w:numPr>
      </w:pPr>
      <w:r>
        <w:rPr>
          <w:i/>
        </w:rPr>
        <w:t>The anti-viral and anti-inflammatory section b</w:t>
      </w:r>
      <w:r>
        <w:rPr>
          <w:i/>
        </w:rPr>
        <w:t>elow written by our critical care group is meant to provide a summary of the literature. This section does not represent the views or recommendations of the BWH Division of Infectious Disease. The separate BWH Infectious Disease guidelines and ID consultat</w:t>
      </w:r>
      <w:r>
        <w:rPr>
          <w:i/>
        </w:rPr>
        <w:t>ion service take precedence over the information from the literature below.</w:t>
      </w:r>
    </w:p>
    <w:p w14:paraId="6621477A" w14:textId="77777777" w:rsidR="00327D66" w:rsidRDefault="00327D66">
      <w:pPr>
        <w:ind w:left="720"/>
        <w:rPr>
          <w:i/>
        </w:rPr>
      </w:pPr>
    </w:p>
    <w:p w14:paraId="25C0025E" w14:textId="77777777" w:rsidR="00327D66" w:rsidRDefault="00C932BA">
      <w:pPr>
        <w:pStyle w:val="Heading2"/>
        <w:numPr>
          <w:ilvl w:val="0"/>
          <w:numId w:val="5"/>
        </w:numPr>
        <w:spacing w:after="0" w:line="240" w:lineRule="auto"/>
      </w:pPr>
      <w:bookmarkStart w:id="33" w:name="_hf0jef6dlsvm" w:colFirst="0" w:colLast="0"/>
      <w:bookmarkEnd w:id="33"/>
      <w:r>
        <w:t xml:space="preserve">Clinical trials </w:t>
      </w:r>
    </w:p>
    <w:p w14:paraId="52278AF7" w14:textId="77777777" w:rsidR="00327D66" w:rsidRDefault="00C932BA">
      <w:pPr>
        <w:numPr>
          <w:ilvl w:val="1"/>
          <w:numId w:val="5"/>
        </w:numPr>
        <w:spacing w:line="240" w:lineRule="auto"/>
        <w:rPr>
          <w:b/>
        </w:rPr>
      </w:pPr>
      <w:r>
        <w:rPr>
          <w:b/>
        </w:rPr>
        <w:t>Consult Infectious Disease for:</w:t>
      </w:r>
    </w:p>
    <w:p w14:paraId="520B161F" w14:textId="77777777" w:rsidR="00327D66" w:rsidRDefault="00C932BA">
      <w:pPr>
        <w:numPr>
          <w:ilvl w:val="2"/>
          <w:numId w:val="5"/>
        </w:numPr>
        <w:spacing w:line="240" w:lineRule="auto"/>
      </w:pPr>
      <w:r>
        <w:t>P</w:t>
      </w:r>
      <w:r>
        <w:t xml:space="preserve">atients with +COVID-19 PCR; and clinical history and any chest imaging suspicious for COVID-19. </w:t>
      </w:r>
    </w:p>
    <w:p w14:paraId="0E5C8ECA" w14:textId="77777777" w:rsidR="00327D66" w:rsidRDefault="00C932BA">
      <w:pPr>
        <w:numPr>
          <w:ilvl w:val="2"/>
          <w:numId w:val="5"/>
        </w:numPr>
        <w:spacing w:line="240" w:lineRule="auto"/>
      </w:pPr>
      <w:r>
        <w:t xml:space="preserve">Re-consult if the patient develops ARDS (mechanically ventilated with P/F ratio &lt; 300) or shock/cytokine syndrome. </w:t>
      </w:r>
    </w:p>
    <w:p w14:paraId="0FDE8199" w14:textId="77777777" w:rsidR="00327D66" w:rsidRDefault="00C932BA">
      <w:pPr>
        <w:numPr>
          <w:ilvl w:val="1"/>
          <w:numId w:val="5"/>
        </w:numPr>
        <w:spacing w:line="240" w:lineRule="auto"/>
        <w:rPr>
          <w:b/>
        </w:rPr>
      </w:pPr>
      <w:r>
        <w:rPr>
          <w:b/>
        </w:rPr>
        <w:t>Current trials:</w:t>
      </w:r>
    </w:p>
    <w:p w14:paraId="661E967B" w14:textId="77777777" w:rsidR="00327D66" w:rsidRDefault="00C932BA">
      <w:pPr>
        <w:numPr>
          <w:ilvl w:val="2"/>
          <w:numId w:val="5"/>
        </w:numPr>
        <w:spacing w:line="240" w:lineRule="auto"/>
      </w:pPr>
      <w:r>
        <w:t xml:space="preserve">ID teams are enrolling for </w:t>
      </w:r>
      <w:r>
        <w:t xml:space="preserve">clinical trials of </w:t>
      </w:r>
      <w:proofErr w:type="spellStart"/>
      <w:r>
        <w:t>Remdesivir</w:t>
      </w:r>
      <w:proofErr w:type="spellEnd"/>
      <w:r>
        <w:t xml:space="preserve"> and possibly other antiviral agents.</w:t>
      </w:r>
    </w:p>
    <w:p w14:paraId="3E7FECF6" w14:textId="77777777" w:rsidR="00327D66" w:rsidRDefault="00C932BA">
      <w:pPr>
        <w:numPr>
          <w:ilvl w:val="2"/>
          <w:numId w:val="5"/>
        </w:numPr>
        <w:spacing w:line="240" w:lineRule="auto"/>
      </w:pPr>
      <w:r>
        <w:t xml:space="preserve">ID and the PETAL network are coordinating to enroll for clinical trials of host-response modifying therapies (see  </w:t>
      </w:r>
      <w:hyperlink w:anchor="_x05c129ivxrw">
        <w:r>
          <w:rPr>
            <w:color w:val="1155CC"/>
            <w:u w:val="single"/>
          </w:rPr>
          <w:t>“Systemic Corticosteroids”</w:t>
        </w:r>
      </w:hyperlink>
      <w:r>
        <w:t xml:space="preserve"> and </w:t>
      </w:r>
      <w:hyperlink w:anchor="_m6l0vgre9d0s">
        <w:r>
          <w:rPr>
            <w:color w:val="1155CC"/>
            <w:u w:val="single"/>
          </w:rPr>
          <w:t>“Anti-IL6 agents”</w:t>
        </w:r>
      </w:hyperlink>
      <w:r>
        <w:t xml:space="preserve"> sections of this chapter).</w:t>
      </w:r>
    </w:p>
    <w:p w14:paraId="4CB27202" w14:textId="77777777" w:rsidR="00327D66" w:rsidRDefault="00C932BA">
      <w:pPr>
        <w:numPr>
          <w:ilvl w:val="1"/>
          <w:numId w:val="5"/>
        </w:numPr>
        <w:spacing w:line="240" w:lineRule="auto"/>
        <w:rPr>
          <w:b/>
        </w:rPr>
      </w:pPr>
      <w:r>
        <w:rPr>
          <w:b/>
        </w:rPr>
        <w:t>Monitor for drug-drug interactions:</w:t>
      </w:r>
    </w:p>
    <w:p w14:paraId="74CC8BFE" w14:textId="77777777" w:rsidR="00327D66" w:rsidRDefault="00C932BA">
      <w:pPr>
        <w:numPr>
          <w:ilvl w:val="2"/>
          <w:numId w:val="5"/>
        </w:numPr>
        <w:spacing w:line="240" w:lineRule="auto"/>
      </w:pPr>
      <w:r>
        <w:t>Patients may arrive at the ICU already enrolled in a COVID-19 clinical trial.  Verify that ICU treatment regimen does not add harmful drug interac</w:t>
      </w:r>
      <w:r>
        <w:t>tions with study agents.</w:t>
      </w:r>
    </w:p>
    <w:p w14:paraId="6623843C" w14:textId="77777777" w:rsidR="00327D66" w:rsidRDefault="00327D66">
      <w:pPr>
        <w:spacing w:line="240" w:lineRule="auto"/>
      </w:pPr>
    </w:p>
    <w:p w14:paraId="7B94E076" w14:textId="77777777" w:rsidR="00327D66" w:rsidRDefault="00C932BA">
      <w:pPr>
        <w:pStyle w:val="Heading2"/>
        <w:numPr>
          <w:ilvl w:val="0"/>
          <w:numId w:val="5"/>
        </w:numPr>
        <w:spacing w:after="0" w:line="240" w:lineRule="auto"/>
      </w:pPr>
      <w:bookmarkStart w:id="34" w:name="_8vhrbtln428m" w:colFirst="0" w:colLast="0"/>
      <w:bookmarkEnd w:id="34"/>
      <w:r>
        <w:t>Antibiotic Selection</w:t>
      </w:r>
    </w:p>
    <w:p w14:paraId="197419F0" w14:textId="77777777" w:rsidR="00327D66" w:rsidRDefault="00C932BA">
      <w:pPr>
        <w:numPr>
          <w:ilvl w:val="1"/>
          <w:numId w:val="5"/>
        </w:numPr>
        <w:spacing w:line="240" w:lineRule="auto"/>
        <w:rPr>
          <w:b/>
        </w:rPr>
      </w:pPr>
      <w:r>
        <w:rPr>
          <w:b/>
        </w:rPr>
        <w:t>Empiric antibiotic choice:</w:t>
      </w:r>
    </w:p>
    <w:p w14:paraId="1613C476" w14:textId="77777777" w:rsidR="00327D66" w:rsidRDefault="00C932BA">
      <w:pPr>
        <w:numPr>
          <w:ilvl w:val="2"/>
          <w:numId w:val="5"/>
        </w:numPr>
        <w:spacing w:line="240" w:lineRule="auto"/>
      </w:pPr>
      <w:r>
        <w:lastRenderedPageBreak/>
        <w:t xml:space="preserve">Antibiotics should reflect IDSA guidelines, presumed source, and MDRO risk. For a presumed pulmonary source: </w:t>
      </w:r>
    </w:p>
    <w:p w14:paraId="0F64A628" w14:textId="77777777" w:rsidR="00327D66" w:rsidRDefault="00C932BA">
      <w:pPr>
        <w:numPr>
          <w:ilvl w:val="3"/>
          <w:numId w:val="5"/>
        </w:numPr>
        <w:spacing w:line="240" w:lineRule="auto"/>
      </w:pPr>
      <w:r>
        <w:t xml:space="preserve">Without risk factors for MRSA or Pseudomonas (i.e. living in community, no prior MDROs): </w:t>
      </w:r>
    </w:p>
    <w:p w14:paraId="2347045B" w14:textId="77777777" w:rsidR="00327D66" w:rsidRDefault="00C932BA">
      <w:pPr>
        <w:numPr>
          <w:ilvl w:val="4"/>
          <w:numId w:val="5"/>
        </w:numPr>
        <w:spacing w:line="240" w:lineRule="auto"/>
      </w:pPr>
      <w:r>
        <w:t>Ceftriaxone +</w:t>
      </w:r>
      <w:r>
        <w:rPr>
          <w:i/>
        </w:rPr>
        <w:t xml:space="preserve"> </w:t>
      </w:r>
      <w:r>
        <w:t xml:space="preserve">Azithromycin  </w:t>
      </w:r>
    </w:p>
    <w:p w14:paraId="767ED6E5" w14:textId="77777777" w:rsidR="00327D66" w:rsidRDefault="00C932BA">
      <w:pPr>
        <w:numPr>
          <w:ilvl w:val="3"/>
          <w:numId w:val="5"/>
        </w:numPr>
        <w:spacing w:line="240" w:lineRule="auto"/>
      </w:pPr>
      <w:r>
        <w:t xml:space="preserve">With risk factors for MRSA </w:t>
      </w:r>
      <w:r>
        <w:t xml:space="preserve">or Pseudomonas (i.e. chronic hospitalization, prior MDR infections): </w:t>
      </w:r>
    </w:p>
    <w:p w14:paraId="7B070619" w14:textId="77777777" w:rsidR="00327D66" w:rsidRDefault="00C932BA">
      <w:pPr>
        <w:numPr>
          <w:ilvl w:val="4"/>
          <w:numId w:val="5"/>
        </w:numPr>
        <w:spacing w:line="240" w:lineRule="auto"/>
      </w:pPr>
      <w:r>
        <w:t>Vancomycin +</w:t>
      </w:r>
      <w:r>
        <w:rPr>
          <w:i/>
        </w:rPr>
        <w:t xml:space="preserve"> </w:t>
      </w:r>
      <w:r>
        <w:t>Cefepime, and consider Ciprofloxacin if high concern for Pseudomonas</w:t>
      </w:r>
    </w:p>
    <w:p w14:paraId="5781F779" w14:textId="77777777" w:rsidR="00327D66" w:rsidRDefault="00C932BA">
      <w:pPr>
        <w:numPr>
          <w:ilvl w:val="3"/>
          <w:numId w:val="5"/>
        </w:numPr>
        <w:spacing w:line="240" w:lineRule="auto"/>
      </w:pPr>
      <w:r>
        <w:t xml:space="preserve">See special dispensations for oncology patients in </w:t>
      </w:r>
      <w:hyperlink w:anchor="_aayfijcxre19">
        <w:r>
          <w:rPr>
            <w:color w:val="1155CC"/>
            <w:u w:val="single"/>
          </w:rPr>
          <w:t>“Considerations f</w:t>
        </w:r>
        <w:r>
          <w:rPr>
            <w:color w:val="1155CC"/>
            <w:u w:val="single"/>
          </w:rPr>
          <w:t>or Oncology Patients” section</w:t>
        </w:r>
      </w:hyperlink>
      <w:r>
        <w:t xml:space="preserve"> within </w:t>
      </w:r>
      <w:hyperlink w:anchor="_l3i6lcz3jr27">
        <w:r>
          <w:rPr>
            <w:color w:val="1155CC"/>
            <w:u w:val="single"/>
          </w:rPr>
          <w:t>“Other Guidance” chapter</w:t>
        </w:r>
      </w:hyperlink>
      <w:r>
        <w:t>.</w:t>
      </w:r>
    </w:p>
    <w:p w14:paraId="2FFFC9AE" w14:textId="77777777" w:rsidR="00327D66" w:rsidRDefault="00C932BA">
      <w:pPr>
        <w:numPr>
          <w:ilvl w:val="1"/>
          <w:numId w:val="5"/>
        </w:numPr>
        <w:spacing w:line="240" w:lineRule="auto"/>
        <w:rPr>
          <w:b/>
        </w:rPr>
      </w:pPr>
      <w:r>
        <w:rPr>
          <w:b/>
        </w:rPr>
        <w:t>Formulation:</w:t>
      </w:r>
    </w:p>
    <w:p w14:paraId="02E8E132" w14:textId="77777777" w:rsidR="00327D66" w:rsidRDefault="00C932BA">
      <w:pPr>
        <w:numPr>
          <w:ilvl w:val="2"/>
          <w:numId w:val="5"/>
        </w:numPr>
        <w:spacing w:line="240" w:lineRule="auto"/>
      </w:pPr>
      <w:r>
        <w:t>Give oral antibiotics (Azithromycin, Levofloxacin, Ciprofloxacin) when possible to reduce volume load, unless concerns for poor oral absorption</w:t>
      </w:r>
    </w:p>
    <w:p w14:paraId="3B13EB7E" w14:textId="77777777" w:rsidR="00327D66" w:rsidRDefault="00C932BA">
      <w:pPr>
        <w:numPr>
          <w:ilvl w:val="1"/>
          <w:numId w:val="5"/>
        </w:numPr>
        <w:spacing w:line="240" w:lineRule="auto"/>
        <w:rPr>
          <w:b/>
        </w:rPr>
      </w:pPr>
      <w:r>
        <w:rPr>
          <w:b/>
        </w:rPr>
        <w:t>Coinfection:</w:t>
      </w:r>
    </w:p>
    <w:p w14:paraId="063E20B0" w14:textId="77777777" w:rsidR="00327D66" w:rsidRDefault="00C932BA">
      <w:pPr>
        <w:numPr>
          <w:ilvl w:val="2"/>
          <w:numId w:val="5"/>
        </w:numPr>
        <w:spacing w:line="240" w:lineRule="auto"/>
      </w:pPr>
      <w:r>
        <w:t xml:space="preserve">If concurrent influenza </w:t>
      </w:r>
      <w:proofErr w:type="gramStart"/>
      <w:r>
        <w:t>give</w:t>
      </w:r>
      <w:proofErr w:type="gramEnd"/>
      <w:r>
        <w:t xml:space="preserve"> Oseltamivir</w:t>
      </w:r>
    </w:p>
    <w:p w14:paraId="1878B73D" w14:textId="77777777" w:rsidR="00327D66" w:rsidRDefault="00C932BA">
      <w:pPr>
        <w:numPr>
          <w:ilvl w:val="2"/>
          <w:numId w:val="5"/>
        </w:numPr>
        <w:spacing w:line="240" w:lineRule="auto"/>
      </w:pPr>
      <w:r>
        <w:t>Given lymphopenia consider Pneumocystis and treat accordingly</w:t>
      </w:r>
    </w:p>
    <w:p w14:paraId="6A1A5495" w14:textId="77777777" w:rsidR="00327D66" w:rsidRDefault="00C932BA">
      <w:pPr>
        <w:numPr>
          <w:ilvl w:val="1"/>
          <w:numId w:val="5"/>
        </w:numPr>
        <w:spacing w:line="240" w:lineRule="auto"/>
        <w:rPr>
          <w:b/>
        </w:rPr>
      </w:pPr>
      <w:r>
        <w:rPr>
          <w:b/>
        </w:rPr>
        <w:t>Discontinuation:</w:t>
      </w:r>
    </w:p>
    <w:p w14:paraId="0F2BC587" w14:textId="77777777" w:rsidR="00327D66" w:rsidRDefault="00C932BA">
      <w:pPr>
        <w:numPr>
          <w:ilvl w:val="2"/>
          <w:numId w:val="5"/>
        </w:numPr>
        <w:spacing w:line="240" w:lineRule="auto"/>
      </w:pPr>
      <w:r>
        <w:t>Antibiotics should be discontinued as soon as possible (within 48h) if:</w:t>
      </w:r>
    </w:p>
    <w:p w14:paraId="1D458704" w14:textId="77777777" w:rsidR="00327D66" w:rsidRDefault="00C932BA">
      <w:pPr>
        <w:numPr>
          <w:ilvl w:val="3"/>
          <w:numId w:val="5"/>
        </w:numPr>
        <w:spacing w:line="240" w:lineRule="auto"/>
      </w:pPr>
      <w:r>
        <w:t>Clinical status is not deteriorating, cultures do not reveal pathogens at 48h, and procalcitonin and WBC are relatively stable from 0 to 48h</w:t>
      </w:r>
    </w:p>
    <w:p w14:paraId="0F59560F" w14:textId="77777777" w:rsidR="00327D66" w:rsidRDefault="00C932BA">
      <w:pPr>
        <w:numPr>
          <w:ilvl w:val="4"/>
          <w:numId w:val="5"/>
        </w:numPr>
        <w:spacing w:line="240" w:lineRule="auto"/>
      </w:pPr>
      <w:r>
        <w:t>Clinical judgement should prevail over any specific lab value</w:t>
      </w:r>
    </w:p>
    <w:p w14:paraId="71473A5D" w14:textId="77777777" w:rsidR="00327D66" w:rsidRDefault="00C932BA">
      <w:pPr>
        <w:numPr>
          <w:ilvl w:val="1"/>
          <w:numId w:val="5"/>
        </w:numPr>
        <w:spacing w:line="240" w:lineRule="auto"/>
      </w:pPr>
      <w:r>
        <w:rPr>
          <w:b/>
          <w:i/>
        </w:rPr>
        <w:t>Rationale</w:t>
      </w:r>
      <w:r>
        <w:rPr>
          <w:b/>
        </w:rPr>
        <w:t xml:space="preserve">: </w:t>
      </w:r>
      <w:r>
        <w:t>Clinical reports indicate that rates of ba</w:t>
      </w:r>
      <w:r>
        <w:t xml:space="preserve">cterial superinfection of COVID19 are low (10-20%), but when present increase mortality risk. Anecdotal reports suggest less MRSA superinfection than with influenza. Unnecessary antibiotics carry risks of fluid overload and drug-resistance, as well as the </w:t>
      </w:r>
      <w:r>
        <w:t>possibility that antibiotics may become a limited resource. (</w:t>
      </w:r>
      <w:hyperlink r:id="rId85">
        <w:r>
          <w:rPr>
            <w:color w:val="1155CC"/>
            <w:u w:val="single"/>
          </w:rPr>
          <w:t xml:space="preserve">Zhou et al, </w:t>
        </w:r>
      </w:hyperlink>
      <w:hyperlink r:id="rId86">
        <w:r>
          <w:rPr>
            <w:i/>
            <w:color w:val="1155CC"/>
            <w:u w:val="single"/>
          </w:rPr>
          <w:t>Lancet</w:t>
        </w:r>
      </w:hyperlink>
      <w:hyperlink r:id="rId87">
        <w:r>
          <w:rPr>
            <w:color w:val="1155CC"/>
            <w:u w:val="single"/>
          </w:rPr>
          <w:t>,</w:t>
        </w:r>
      </w:hyperlink>
      <w:hyperlink r:id="rId88">
        <w:r>
          <w:rPr>
            <w:color w:val="1155CC"/>
            <w:u w:val="single"/>
          </w:rPr>
          <w:t xml:space="preserve"> 2020</w:t>
        </w:r>
      </w:hyperlink>
      <w:r>
        <w:t xml:space="preserve">; </w:t>
      </w:r>
      <w:hyperlink r:id="rId89">
        <w:r>
          <w:rPr>
            <w:color w:val="1155CC"/>
            <w:u w:val="single"/>
          </w:rPr>
          <w:t xml:space="preserve">Yang et al, </w:t>
        </w:r>
      </w:hyperlink>
      <w:hyperlink r:id="rId90">
        <w:r>
          <w:rPr>
            <w:i/>
            <w:color w:val="1155CC"/>
            <w:u w:val="single"/>
          </w:rPr>
          <w:t>Lancet Respir Med</w:t>
        </w:r>
      </w:hyperlink>
      <w:hyperlink r:id="rId91">
        <w:r>
          <w:rPr>
            <w:color w:val="1155CC"/>
            <w:u w:val="single"/>
          </w:rPr>
          <w:t>, 2020</w:t>
        </w:r>
      </w:hyperlink>
      <w:r>
        <w:t xml:space="preserve">; </w:t>
      </w:r>
      <w:hyperlink r:id="rId92">
        <w:r>
          <w:rPr>
            <w:color w:val="1155CC"/>
            <w:u w:val="single"/>
          </w:rPr>
          <w:t xml:space="preserve">Lippi and </w:t>
        </w:r>
        <w:proofErr w:type="spellStart"/>
        <w:r>
          <w:rPr>
            <w:color w:val="1155CC"/>
            <w:u w:val="single"/>
          </w:rPr>
          <w:t>Plebani</w:t>
        </w:r>
        <w:proofErr w:type="spellEnd"/>
        <w:r>
          <w:rPr>
            <w:color w:val="1155CC"/>
            <w:u w:val="single"/>
          </w:rPr>
          <w:t xml:space="preserve">, </w:t>
        </w:r>
      </w:hyperlink>
      <w:hyperlink r:id="rId93">
        <w:proofErr w:type="spellStart"/>
        <w:r>
          <w:rPr>
            <w:i/>
            <w:color w:val="1155CC"/>
            <w:u w:val="single"/>
          </w:rPr>
          <w:t>Clinica</w:t>
        </w:r>
        <w:proofErr w:type="spellEnd"/>
        <w:r>
          <w:rPr>
            <w:i/>
            <w:color w:val="1155CC"/>
            <w:u w:val="single"/>
          </w:rPr>
          <w:t xml:space="preserve"> </w:t>
        </w:r>
        <w:proofErr w:type="spellStart"/>
        <w:r>
          <w:rPr>
            <w:i/>
            <w:color w:val="1155CC"/>
            <w:u w:val="single"/>
          </w:rPr>
          <w:t>Chimica</w:t>
        </w:r>
        <w:proofErr w:type="spellEnd"/>
        <w:r>
          <w:rPr>
            <w:i/>
            <w:color w:val="1155CC"/>
            <w:u w:val="single"/>
          </w:rPr>
          <w:t xml:space="preserve"> Acta</w:t>
        </w:r>
      </w:hyperlink>
      <w:hyperlink r:id="rId94">
        <w:r>
          <w:rPr>
            <w:color w:val="1155CC"/>
            <w:u w:val="single"/>
          </w:rPr>
          <w:t>,</w:t>
        </w:r>
      </w:hyperlink>
      <w:hyperlink r:id="rId95">
        <w:r>
          <w:rPr>
            <w:i/>
            <w:color w:val="1155CC"/>
            <w:u w:val="single"/>
          </w:rPr>
          <w:t xml:space="preserve"> </w:t>
        </w:r>
      </w:hyperlink>
      <w:hyperlink r:id="rId96">
        <w:r>
          <w:rPr>
            <w:color w:val="1155CC"/>
            <w:u w:val="single"/>
          </w:rPr>
          <w:t>2020</w:t>
        </w:r>
      </w:hyperlink>
      <w:r>
        <w:t xml:space="preserve">; </w:t>
      </w:r>
      <w:hyperlink r:id="rId97">
        <w:r>
          <w:rPr>
            <w:color w:val="1155CC"/>
            <w:u w:val="single"/>
          </w:rPr>
          <w:t xml:space="preserve">WHO, </w:t>
        </w:r>
      </w:hyperlink>
      <w:hyperlink r:id="rId98">
        <w:r>
          <w:rPr>
            <w:i/>
            <w:color w:val="1155CC"/>
            <w:u w:val="single"/>
          </w:rPr>
          <w:t>COVID-19 Interim guidance</w:t>
        </w:r>
      </w:hyperlink>
      <w:hyperlink r:id="rId99">
        <w:r>
          <w:rPr>
            <w:color w:val="1155CC"/>
            <w:u w:val="single"/>
          </w:rPr>
          <w:t>, March 2020</w:t>
        </w:r>
      </w:hyperlink>
      <w:r>
        <w:t>)</w:t>
      </w:r>
    </w:p>
    <w:p w14:paraId="5496F579" w14:textId="77777777" w:rsidR="00327D66" w:rsidRDefault="00C932BA">
      <w:pPr>
        <w:spacing w:line="240" w:lineRule="auto"/>
        <w:rPr>
          <w:b/>
        </w:rPr>
      </w:pPr>
      <w:r>
        <w:rPr>
          <w:b/>
        </w:rPr>
        <w:t xml:space="preserve"> </w:t>
      </w:r>
    </w:p>
    <w:p w14:paraId="3E540E2E" w14:textId="77777777" w:rsidR="00327D66" w:rsidRDefault="00C932BA">
      <w:pPr>
        <w:pStyle w:val="Heading2"/>
        <w:numPr>
          <w:ilvl w:val="0"/>
          <w:numId w:val="5"/>
        </w:numPr>
        <w:spacing w:line="240" w:lineRule="auto"/>
      </w:pPr>
      <w:bookmarkStart w:id="35" w:name="_eudti5z0ojjo" w:colFirst="0" w:colLast="0"/>
      <w:bookmarkEnd w:id="35"/>
      <w:r>
        <w:t>Metered-Dose Inhalers (MDIs) vs. Nebulizers</w:t>
      </w:r>
    </w:p>
    <w:p w14:paraId="39B0D1C7" w14:textId="77777777" w:rsidR="00327D66" w:rsidRDefault="00C932BA">
      <w:pPr>
        <w:numPr>
          <w:ilvl w:val="1"/>
          <w:numId w:val="5"/>
        </w:numPr>
        <w:spacing w:line="240" w:lineRule="auto"/>
        <w:rPr>
          <w:b/>
        </w:rPr>
      </w:pPr>
      <w:r>
        <w:rPr>
          <w:b/>
        </w:rPr>
        <w:t xml:space="preserve">Non-intubated patients: </w:t>
      </w:r>
    </w:p>
    <w:p w14:paraId="4F6C9BAE" w14:textId="77777777" w:rsidR="00327D66" w:rsidRDefault="00C932BA">
      <w:pPr>
        <w:numPr>
          <w:ilvl w:val="2"/>
          <w:numId w:val="5"/>
        </w:numPr>
        <w:spacing w:line="240" w:lineRule="auto"/>
      </w:pPr>
      <w:r>
        <w:t>For COVID-19 Confirmed or PUI, use MDI (inhalers), not nebulizers, due to the increased aerosol risk associated with nebuliz</w:t>
      </w:r>
      <w:r>
        <w:t xml:space="preserve">ation. </w:t>
      </w:r>
    </w:p>
    <w:p w14:paraId="149D3AA1" w14:textId="77777777" w:rsidR="00327D66" w:rsidRDefault="00C932BA">
      <w:pPr>
        <w:numPr>
          <w:ilvl w:val="2"/>
          <w:numId w:val="5"/>
        </w:numPr>
        <w:spacing w:line="240" w:lineRule="auto"/>
      </w:pPr>
      <w:r>
        <w:t xml:space="preserve">Because MDI supply is limited, only prescribe when needed.  </w:t>
      </w:r>
    </w:p>
    <w:p w14:paraId="6EDEF2D9" w14:textId="77777777" w:rsidR="00327D66" w:rsidRDefault="00C932BA">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7A177028" w14:textId="77777777" w:rsidR="00327D66" w:rsidRDefault="00C932BA">
      <w:pPr>
        <w:numPr>
          <w:ilvl w:val="2"/>
          <w:numId w:val="5"/>
        </w:numPr>
        <w:spacing w:line="240" w:lineRule="auto"/>
      </w:pPr>
      <w:r>
        <w:t>After a patient is COVID-neg (and no longer on C</w:t>
      </w:r>
      <w:r>
        <w:t xml:space="preserve">OVID precautions per infection control): After the patient’s current MDI runs out, switch to neb. </w:t>
      </w:r>
    </w:p>
    <w:p w14:paraId="70369C26" w14:textId="77777777" w:rsidR="00327D66" w:rsidRDefault="00C932BA">
      <w:pPr>
        <w:numPr>
          <w:ilvl w:val="1"/>
          <w:numId w:val="5"/>
        </w:numPr>
        <w:spacing w:line="240" w:lineRule="auto"/>
        <w:rPr>
          <w:b/>
        </w:rPr>
      </w:pPr>
      <w:r>
        <w:rPr>
          <w:b/>
        </w:rPr>
        <w:t xml:space="preserve">Intubated patients: </w:t>
      </w:r>
    </w:p>
    <w:p w14:paraId="7A11541D" w14:textId="77777777" w:rsidR="00327D66" w:rsidRDefault="00C932BA">
      <w:pPr>
        <w:numPr>
          <w:ilvl w:val="2"/>
          <w:numId w:val="5"/>
        </w:numPr>
        <w:spacing w:line="240" w:lineRule="auto"/>
      </w:pPr>
      <w:r>
        <w:t xml:space="preserve">At BWH, an in-line nebulizer container is part of a closed ventilator </w:t>
      </w:r>
      <w:proofErr w:type="gramStart"/>
      <w:r>
        <w:t>circuit,  so</w:t>
      </w:r>
      <w:proofErr w:type="gramEnd"/>
      <w:r>
        <w:t xml:space="preserve"> nebulizers can be used without opening the circuit an</w:t>
      </w:r>
      <w:r>
        <w:t xml:space="preserve">d increasing aerosol risk. </w:t>
      </w:r>
    </w:p>
    <w:p w14:paraId="05D4D58C" w14:textId="77777777" w:rsidR="00327D66" w:rsidRDefault="00C932BA">
      <w:pPr>
        <w:numPr>
          <w:ilvl w:val="2"/>
          <w:numId w:val="5"/>
        </w:numPr>
        <w:spacing w:line="240" w:lineRule="auto"/>
      </w:pPr>
      <w:r>
        <w:t xml:space="preserve">Other hospitals may need to add this set-up or add other options such as a Heat-Moisture-Exchanger that allows MDI delivery into a closed circuit.  </w:t>
      </w:r>
    </w:p>
    <w:p w14:paraId="51111CD2" w14:textId="77777777" w:rsidR="00327D66" w:rsidRDefault="00C932BA">
      <w:pPr>
        <w:numPr>
          <w:ilvl w:val="1"/>
          <w:numId w:val="5"/>
        </w:numPr>
        <w:spacing w:line="240" w:lineRule="auto"/>
        <w:rPr>
          <w:b/>
        </w:rPr>
      </w:pPr>
      <w:r>
        <w:rPr>
          <w:b/>
        </w:rPr>
        <w:lastRenderedPageBreak/>
        <w:t>Rationale:</w:t>
      </w:r>
      <w:r>
        <w:t xml:space="preserve"> Nebulization may aerosolize viral particles and contribute to diseas</w:t>
      </w:r>
      <w:r>
        <w:t>e transmission.  COVID-19 clinical reports do not indicate wheeze as a common symptom, and not all patients require bronchodilators (</w:t>
      </w:r>
      <w:hyperlink r:id="rId100">
        <w:r>
          <w:rPr>
            <w:color w:val="1155CC"/>
            <w:u w:val="single"/>
          </w:rPr>
          <w:t xml:space="preserve">Zhou et al, </w:t>
        </w:r>
      </w:hyperlink>
      <w:hyperlink r:id="rId101">
        <w:r>
          <w:rPr>
            <w:i/>
            <w:color w:val="1155CC"/>
            <w:u w:val="single"/>
          </w:rPr>
          <w:t>Lancet</w:t>
        </w:r>
      </w:hyperlink>
      <w:hyperlink r:id="rId102">
        <w:r>
          <w:rPr>
            <w:color w:val="1155CC"/>
            <w:u w:val="single"/>
          </w:rPr>
          <w:t>,</w:t>
        </w:r>
      </w:hyperlink>
      <w:hyperlink r:id="rId103">
        <w:r>
          <w:rPr>
            <w:color w:val="1155CC"/>
            <w:u w:val="single"/>
          </w:rPr>
          <w:t xml:space="preserve"> 2020</w:t>
        </w:r>
      </w:hyperlink>
      <w:r>
        <w:t xml:space="preserve">; </w:t>
      </w:r>
      <w:hyperlink r:id="rId104">
        <w:r>
          <w:rPr>
            <w:color w:val="1155CC"/>
            <w:u w:val="single"/>
          </w:rPr>
          <w:t xml:space="preserve">Yang et al, </w:t>
        </w:r>
      </w:hyperlink>
      <w:hyperlink r:id="rId105">
        <w:r>
          <w:rPr>
            <w:i/>
            <w:color w:val="1155CC"/>
            <w:u w:val="single"/>
          </w:rPr>
          <w:t>Lancet Respir Med</w:t>
        </w:r>
      </w:hyperlink>
      <w:hyperlink r:id="rId106">
        <w:r>
          <w:rPr>
            <w:color w:val="1155CC"/>
            <w:u w:val="single"/>
          </w:rPr>
          <w:t>,</w:t>
        </w:r>
      </w:hyperlink>
      <w:hyperlink r:id="rId107">
        <w:r>
          <w:rPr>
            <w:color w:val="1155CC"/>
            <w:u w:val="single"/>
          </w:rPr>
          <w:t xml:space="preserve"> 2020</w:t>
        </w:r>
      </w:hyperlink>
      <w:r>
        <w:t xml:space="preserve">; </w:t>
      </w:r>
      <w:hyperlink r:id="rId108">
        <w:r>
          <w:rPr>
            <w:color w:val="1155CC"/>
            <w:u w:val="single"/>
          </w:rPr>
          <w:t xml:space="preserve">Guan et al, </w:t>
        </w:r>
      </w:hyperlink>
      <w:hyperlink r:id="rId109">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110">
        <w:r>
          <w:rPr>
            <w:color w:val="1155CC"/>
            <w:u w:val="single"/>
          </w:rPr>
          <w:t>,</w:t>
        </w:r>
      </w:hyperlink>
      <w:hyperlink r:id="rId111">
        <w:r>
          <w:rPr>
            <w:i/>
            <w:color w:val="1155CC"/>
            <w:u w:val="single"/>
          </w:rPr>
          <w:t xml:space="preserve"> </w:t>
        </w:r>
      </w:hyperlink>
      <w:hyperlink r:id="rId112">
        <w:r>
          <w:rPr>
            <w:color w:val="1155CC"/>
            <w:u w:val="single"/>
          </w:rPr>
          <w:t>2020</w:t>
        </w:r>
      </w:hyperlink>
      <w:r>
        <w:t xml:space="preserve">; </w:t>
      </w:r>
      <w:hyperlink r:id="rId113">
        <w:r>
          <w:rPr>
            <w:color w:val="1155CC"/>
            <w:u w:val="single"/>
          </w:rPr>
          <w:t xml:space="preserve">WHO, </w:t>
        </w:r>
      </w:hyperlink>
      <w:hyperlink r:id="rId114">
        <w:r>
          <w:rPr>
            <w:i/>
            <w:color w:val="1155CC"/>
            <w:u w:val="single"/>
          </w:rPr>
          <w:t>COVID-19 Interim guidance</w:t>
        </w:r>
      </w:hyperlink>
      <w:hyperlink r:id="rId115">
        <w:r>
          <w:rPr>
            <w:color w:val="1155CC"/>
            <w:u w:val="single"/>
          </w:rPr>
          <w:t>, March 2020</w:t>
        </w:r>
      </w:hyperlink>
      <w:r>
        <w:t>)</w:t>
      </w:r>
    </w:p>
    <w:p w14:paraId="188B90A3" w14:textId="77777777" w:rsidR="00327D66" w:rsidRDefault="00327D66">
      <w:pPr>
        <w:spacing w:line="240" w:lineRule="auto"/>
        <w:rPr>
          <w:b/>
        </w:rPr>
      </w:pPr>
    </w:p>
    <w:p w14:paraId="3D3889B8" w14:textId="77777777" w:rsidR="00327D66" w:rsidRDefault="00C932BA">
      <w:pPr>
        <w:pStyle w:val="Heading2"/>
        <w:numPr>
          <w:ilvl w:val="0"/>
          <w:numId w:val="5"/>
        </w:numPr>
        <w:spacing w:line="240" w:lineRule="auto"/>
      </w:pPr>
      <w:bookmarkStart w:id="36" w:name="_8pktimpr5u6o" w:colFirst="0" w:colLast="0"/>
      <w:bookmarkEnd w:id="36"/>
      <w:r>
        <w:t xml:space="preserve">Airway Clearance  </w:t>
      </w:r>
    </w:p>
    <w:p w14:paraId="3D081CC7" w14:textId="77777777" w:rsidR="00327D66" w:rsidRDefault="00C932BA">
      <w:pPr>
        <w:numPr>
          <w:ilvl w:val="1"/>
          <w:numId w:val="5"/>
        </w:numPr>
        <w:spacing w:line="240" w:lineRule="auto"/>
        <w:rPr>
          <w:b/>
        </w:rPr>
      </w:pPr>
      <w:r>
        <w:rPr>
          <w:b/>
        </w:rPr>
        <w:t>Management principles:</w:t>
      </w:r>
    </w:p>
    <w:p w14:paraId="7B44DC53" w14:textId="77777777" w:rsidR="00327D66" w:rsidRDefault="00C932BA">
      <w:pPr>
        <w:numPr>
          <w:ilvl w:val="2"/>
          <w:numId w:val="5"/>
        </w:numPr>
        <w:spacing w:line="240" w:lineRule="auto"/>
      </w:pPr>
      <w:r>
        <w:t>Reports from Wuhan and Italy indicate that some patients develop very thick secretion</w:t>
      </w:r>
      <w:r>
        <w:t>s causing dangerous mucus plugging. However, nebulizers and airway clearance techniques may aerosolize secretions.</w:t>
      </w:r>
    </w:p>
    <w:p w14:paraId="1BC55AC9" w14:textId="77777777" w:rsidR="00327D66" w:rsidRDefault="00C932BA">
      <w:pPr>
        <w:numPr>
          <w:ilvl w:val="2"/>
          <w:numId w:val="5"/>
        </w:numPr>
        <w:spacing w:line="240" w:lineRule="auto"/>
      </w:pPr>
      <w:r>
        <w:t xml:space="preserve">Airway clearance should be used only in </w:t>
      </w:r>
      <w:r>
        <w:rPr>
          <w:b/>
        </w:rPr>
        <w:t>selected ventilated patients</w:t>
      </w:r>
      <w:r>
        <w:rPr>
          <w:b/>
          <w:i/>
        </w:rPr>
        <w:t xml:space="preserve"> </w:t>
      </w:r>
      <w:r>
        <w:rPr>
          <w:b/>
        </w:rPr>
        <w:t>(closed circuit)</w:t>
      </w:r>
      <w:r>
        <w:rPr>
          <w:i/>
        </w:rPr>
        <w:t xml:space="preserve"> </w:t>
      </w:r>
      <w:r>
        <w:t>with extremely thick secretions to avoid mucus plugging</w:t>
      </w:r>
      <w:r>
        <w:t xml:space="preserve"> that would require bronchoscopy.</w:t>
      </w:r>
    </w:p>
    <w:p w14:paraId="7D388398" w14:textId="77777777" w:rsidR="00327D66" w:rsidRDefault="00C932BA">
      <w:pPr>
        <w:numPr>
          <w:ilvl w:val="1"/>
          <w:numId w:val="5"/>
        </w:numPr>
        <w:spacing w:line="240" w:lineRule="auto"/>
        <w:rPr>
          <w:b/>
        </w:rPr>
      </w:pPr>
      <w:r>
        <w:rPr>
          <w:b/>
        </w:rPr>
        <w:t>For thinning secretions:</w:t>
      </w:r>
    </w:p>
    <w:p w14:paraId="7C1D4F5B" w14:textId="77777777" w:rsidR="00327D66" w:rsidRDefault="00C932BA">
      <w:pPr>
        <w:numPr>
          <w:ilvl w:val="2"/>
          <w:numId w:val="5"/>
        </w:numPr>
        <w:spacing w:line="240" w:lineRule="auto"/>
        <w:rPr>
          <w:sz w:val="24"/>
          <w:szCs w:val="24"/>
        </w:rPr>
      </w:pPr>
      <w:r>
        <w:t xml:space="preserve">Nebulized treatment options </w:t>
      </w:r>
      <w:r>
        <w:rPr>
          <w:b/>
        </w:rPr>
        <w:t>in ventilated patients only, on strict airborne precautions in negative pressure room:</w:t>
      </w:r>
    </w:p>
    <w:p w14:paraId="0B7A610E" w14:textId="77777777" w:rsidR="00327D66" w:rsidRDefault="00C932BA">
      <w:pPr>
        <w:numPr>
          <w:ilvl w:val="3"/>
          <w:numId w:val="5"/>
        </w:numPr>
        <w:spacing w:line="240" w:lineRule="auto"/>
      </w:pPr>
      <w:r>
        <w:t>Nebulized hypertonic (3-7%) saline once daily</w:t>
      </w:r>
    </w:p>
    <w:p w14:paraId="70EA0776" w14:textId="77777777" w:rsidR="00327D66" w:rsidRDefault="00C932BA">
      <w:pPr>
        <w:numPr>
          <w:ilvl w:val="4"/>
          <w:numId w:val="5"/>
        </w:numPr>
        <w:spacing w:line="240" w:lineRule="auto"/>
      </w:pPr>
      <w:r>
        <w:t>Side effects can include bronchocons</w:t>
      </w:r>
      <w:r>
        <w:t>triction</w:t>
      </w:r>
    </w:p>
    <w:p w14:paraId="5D2D2E9B" w14:textId="77777777" w:rsidR="00327D66" w:rsidRDefault="00C932BA">
      <w:pPr>
        <w:numPr>
          <w:ilvl w:val="5"/>
          <w:numId w:val="5"/>
        </w:numPr>
        <w:spacing w:line="240" w:lineRule="auto"/>
      </w:pPr>
      <w:r>
        <w:t>Start with 3% to assess response and bronchoconstriction</w:t>
      </w:r>
    </w:p>
    <w:p w14:paraId="2961CA26" w14:textId="77777777" w:rsidR="00327D66" w:rsidRDefault="00C932BA">
      <w:pPr>
        <w:numPr>
          <w:ilvl w:val="5"/>
          <w:numId w:val="5"/>
        </w:numPr>
        <w:spacing w:line="240" w:lineRule="auto"/>
      </w:pPr>
      <w:r>
        <w:t>Pre-treat with albuterol 2.5mg just prior to delivery</w:t>
      </w:r>
    </w:p>
    <w:p w14:paraId="2794E57A" w14:textId="77777777" w:rsidR="00327D66" w:rsidRDefault="00C932BA">
      <w:pPr>
        <w:numPr>
          <w:ilvl w:val="3"/>
          <w:numId w:val="5"/>
        </w:numPr>
        <w:spacing w:line="240" w:lineRule="auto"/>
      </w:pPr>
      <w:r>
        <w:t xml:space="preserve">Alternatives include </w:t>
      </w:r>
      <w:proofErr w:type="spellStart"/>
      <w:r>
        <w:t>Dornase</w:t>
      </w:r>
      <w:proofErr w:type="spellEnd"/>
      <w:r>
        <w:t xml:space="preserve"> alfa 2.5mg nebulizer once daily </w:t>
      </w:r>
    </w:p>
    <w:p w14:paraId="163452B6" w14:textId="77777777" w:rsidR="00327D66" w:rsidRDefault="00C932BA">
      <w:pPr>
        <w:numPr>
          <w:ilvl w:val="4"/>
          <w:numId w:val="5"/>
        </w:numPr>
        <w:spacing w:line="240" w:lineRule="auto"/>
      </w:pPr>
      <w:r>
        <w:t xml:space="preserve">Can cause bronchoconstriction and mucosal bleeding </w:t>
      </w:r>
    </w:p>
    <w:p w14:paraId="7055DE57" w14:textId="77777777" w:rsidR="00327D66" w:rsidRDefault="00C932BA">
      <w:pPr>
        <w:numPr>
          <w:ilvl w:val="4"/>
          <w:numId w:val="5"/>
        </w:numPr>
        <w:spacing w:line="240" w:lineRule="auto"/>
      </w:pPr>
      <w:r>
        <w:t>Pre-treat with albuterol 2.5mg, just prior to delivery</w:t>
      </w:r>
    </w:p>
    <w:p w14:paraId="293FA1B9" w14:textId="77777777" w:rsidR="00327D66" w:rsidRDefault="00C932BA">
      <w:pPr>
        <w:numPr>
          <w:ilvl w:val="4"/>
          <w:numId w:val="5"/>
        </w:numPr>
        <w:spacing w:line="240" w:lineRule="auto"/>
      </w:pPr>
      <w:r>
        <w:t xml:space="preserve">Avoid in setting of bloody secretions </w:t>
      </w:r>
    </w:p>
    <w:p w14:paraId="092C0243" w14:textId="77777777" w:rsidR="00327D66" w:rsidRDefault="00C932BA">
      <w:pPr>
        <w:numPr>
          <w:ilvl w:val="4"/>
          <w:numId w:val="5"/>
        </w:numPr>
        <w:spacing w:line="240" w:lineRule="auto"/>
      </w:pPr>
      <w:r>
        <w:t>Anecdotal reports of efficacy in COVID-19, however data for management of non-CF patients are poor. In additio</w:t>
      </w:r>
      <w:r>
        <w:t xml:space="preserve">n, </w:t>
      </w:r>
      <w:proofErr w:type="spellStart"/>
      <w:r>
        <w:t>Dornase</w:t>
      </w:r>
      <w:proofErr w:type="spellEnd"/>
      <w:r>
        <w:t xml:space="preserve"> is relatively costly. </w:t>
      </w:r>
    </w:p>
    <w:p w14:paraId="785F85D3" w14:textId="77777777" w:rsidR="00327D66" w:rsidRDefault="00C932BA">
      <w:pPr>
        <w:numPr>
          <w:ilvl w:val="3"/>
          <w:numId w:val="5"/>
        </w:numPr>
        <w:spacing w:line="240" w:lineRule="auto"/>
      </w:pPr>
      <w:r>
        <w:t xml:space="preserve">Avoid N-acetylcysteine due to frequent dosing requirements </w:t>
      </w:r>
    </w:p>
    <w:p w14:paraId="039DE66B" w14:textId="77777777" w:rsidR="00327D66" w:rsidRDefault="00C932BA">
      <w:pPr>
        <w:numPr>
          <w:ilvl w:val="1"/>
          <w:numId w:val="5"/>
        </w:numPr>
        <w:spacing w:line="240" w:lineRule="auto"/>
        <w:rPr>
          <w:b/>
        </w:rPr>
      </w:pPr>
      <w:r>
        <w:rPr>
          <w:b/>
        </w:rPr>
        <w:t xml:space="preserve">Airway clearance:  </w:t>
      </w:r>
    </w:p>
    <w:p w14:paraId="5B9D4699" w14:textId="77777777" w:rsidR="00327D66" w:rsidRDefault="00C932BA">
      <w:pPr>
        <w:numPr>
          <w:ilvl w:val="2"/>
          <w:numId w:val="5"/>
        </w:numPr>
        <w:spacing w:line="240" w:lineRule="auto"/>
      </w:pPr>
      <w:r>
        <w:t>Avoid oscillating positive expiratory pressure devices (</w:t>
      </w:r>
      <w:proofErr w:type="spellStart"/>
      <w:r>
        <w:t>Aerobika</w:t>
      </w:r>
      <w:proofErr w:type="spellEnd"/>
      <w:r>
        <w:t xml:space="preserve"> or Acapella) and cough assist (MIE). </w:t>
      </w:r>
    </w:p>
    <w:p w14:paraId="3BAA5079" w14:textId="77777777" w:rsidR="00327D66" w:rsidRDefault="00C932BA">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w:t>
      </w:r>
      <w:r>
        <w:t xml:space="preserve">a case-by-case basis. </w:t>
      </w:r>
    </w:p>
    <w:p w14:paraId="0FDDF339" w14:textId="77777777" w:rsidR="00327D66" w:rsidRDefault="00C932BA">
      <w:pPr>
        <w:pStyle w:val="Heading2"/>
        <w:numPr>
          <w:ilvl w:val="0"/>
          <w:numId w:val="5"/>
        </w:numPr>
        <w:spacing w:line="240" w:lineRule="auto"/>
      </w:pPr>
      <w:bookmarkStart w:id="37" w:name="_ym3ao1e1uli3" w:colFirst="0" w:colLast="0"/>
      <w:bookmarkEnd w:id="37"/>
      <w:r>
        <w:t>Inhaled Pulmonary Vasodilators</w:t>
      </w:r>
    </w:p>
    <w:p w14:paraId="50C88D33" w14:textId="77777777" w:rsidR="00327D66" w:rsidRDefault="00C932BA">
      <w:pPr>
        <w:numPr>
          <w:ilvl w:val="1"/>
          <w:numId w:val="5"/>
        </w:numPr>
        <w:spacing w:line="240" w:lineRule="auto"/>
        <w:rPr>
          <w:b/>
        </w:rPr>
      </w:pPr>
      <w:r>
        <w:rPr>
          <w:b/>
        </w:rPr>
        <w:t>Indications for use:</w:t>
      </w:r>
    </w:p>
    <w:p w14:paraId="38DDBFE9" w14:textId="77777777" w:rsidR="00327D66" w:rsidRDefault="00C932BA">
      <w:pPr>
        <w:numPr>
          <w:ilvl w:val="2"/>
          <w:numId w:val="5"/>
        </w:numPr>
        <w:spacing w:line="240" w:lineRule="auto"/>
      </w:pPr>
      <w:r>
        <w:t>Inhaled vasodilators should not be routinely used except in two circumstances</w:t>
      </w:r>
    </w:p>
    <w:p w14:paraId="2E181414" w14:textId="77777777" w:rsidR="00327D66" w:rsidRDefault="00C932BA">
      <w:pPr>
        <w:numPr>
          <w:ilvl w:val="3"/>
          <w:numId w:val="5"/>
        </w:numPr>
        <w:spacing w:line="240" w:lineRule="auto"/>
      </w:pPr>
      <w:r>
        <w:t xml:space="preserve">As a rescue strategy in already prone ventilated patients (see </w:t>
      </w:r>
      <w:hyperlink w:anchor="_hu2czim2nti8">
        <w:r>
          <w:rPr>
            <w:color w:val="1155CC"/>
            <w:u w:val="single"/>
          </w:rPr>
          <w:t>“Res</w:t>
        </w:r>
        <w:r>
          <w:rPr>
            <w:color w:val="1155CC"/>
            <w:u w:val="single"/>
          </w:rPr>
          <w:t>piratory Support for COVID-19 Patients” chapter</w:t>
        </w:r>
      </w:hyperlink>
      <w:r>
        <w:t xml:space="preserve">). </w:t>
      </w:r>
    </w:p>
    <w:p w14:paraId="6CC71336" w14:textId="77777777" w:rsidR="00327D66" w:rsidRDefault="00C932BA">
      <w:pPr>
        <w:numPr>
          <w:ilvl w:val="4"/>
          <w:numId w:val="5"/>
        </w:numPr>
        <w:spacing w:line="240" w:lineRule="auto"/>
      </w:pPr>
      <w:r>
        <w:t>There is no evidence of survival benefit of inhaled vasodilators in ARDS, and there are risks of viral aerosolization when connecting the device  (</w:t>
      </w:r>
      <w:hyperlink r:id="rId116">
        <w:r>
          <w:rPr>
            <w:color w:val="1155CC"/>
            <w:u w:val="single"/>
          </w:rPr>
          <w:t xml:space="preserve">Fuller et al, </w:t>
        </w:r>
      </w:hyperlink>
      <w:hyperlink r:id="rId117">
        <w:r>
          <w:rPr>
            <w:i/>
            <w:color w:val="1155CC"/>
            <w:u w:val="single"/>
          </w:rPr>
          <w:t>Chest</w:t>
        </w:r>
      </w:hyperlink>
      <w:hyperlink r:id="rId118">
        <w:r>
          <w:rPr>
            <w:color w:val="1155CC"/>
            <w:u w:val="single"/>
          </w:rPr>
          <w:t>, 2015</w:t>
        </w:r>
      </w:hyperlink>
      <w:r>
        <w:t xml:space="preserve">; </w:t>
      </w:r>
      <w:hyperlink r:id="rId119">
        <w:proofErr w:type="spellStart"/>
        <w:r>
          <w:rPr>
            <w:color w:val="1155CC"/>
            <w:u w:val="single"/>
          </w:rPr>
          <w:t>Gebistorf</w:t>
        </w:r>
        <w:proofErr w:type="spellEnd"/>
        <w:r>
          <w:rPr>
            <w:color w:val="1155CC"/>
            <w:u w:val="single"/>
          </w:rPr>
          <w:t xml:space="preserve"> et al, </w:t>
        </w:r>
      </w:hyperlink>
      <w:hyperlink r:id="rId120">
        <w:r>
          <w:rPr>
            <w:i/>
            <w:color w:val="1155CC"/>
            <w:u w:val="single"/>
          </w:rPr>
          <w:t>Cochrane Database Syst Rev</w:t>
        </w:r>
      </w:hyperlink>
      <w:hyperlink r:id="rId121">
        <w:r>
          <w:rPr>
            <w:color w:val="1155CC"/>
            <w:u w:val="single"/>
          </w:rPr>
          <w:t>,</w:t>
        </w:r>
      </w:hyperlink>
      <w:hyperlink r:id="rId122">
        <w:r>
          <w:rPr>
            <w:i/>
            <w:color w:val="1155CC"/>
            <w:u w:val="single"/>
          </w:rPr>
          <w:t xml:space="preserve"> </w:t>
        </w:r>
      </w:hyperlink>
      <w:hyperlink r:id="rId123">
        <w:r>
          <w:rPr>
            <w:color w:val="1155CC"/>
            <w:u w:val="single"/>
          </w:rPr>
          <w:t>2016</w:t>
        </w:r>
      </w:hyperlink>
      <w:r>
        <w:t xml:space="preserve">; </w:t>
      </w:r>
      <w:hyperlink r:id="rId124">
        <w:proofErr w:type="spellStart"/>
        <w:r>
          <w:rPr>
            <w:color w:val="1155CC"/>
            <w:u w:val="single"/>
          </w:rPr>
          <w:t>Afshari</w:t>
        </w:r>
        <w:proofErr w:type="spellEnd"/>
        <w:r>
          <w:rPr>
            <w:color w:val="1155CC"/>
            <w:u w:val="single"/>
          </w:rPr>
          <w:t xml:space="preserve"> et al, </w:t>
        </w:r>
      </w:hyperlink>
      <w:hyperlink r:id="rId125">
        <w:r>
          <w:rPr>
            <w:i/>
            <w:color w:val="1155CC"/>
            <w:u w:val="single"/>
          </w:rPr>
          <w:t>Cochrane Database Syst Rev</w:t>
        </w:r>
      </w:hyperlink>
      <w:hyperlink r:id="rId126">
        <w:r>
          <w:rPr>
            <w:color w:val="1155CC"/>
            <w:u w:val="single"/>
          </w:rPr>
          <w:t>, 2017</w:t>
        </w:r>
      </w:hyperlink>
      <w:r>
        <w:t>)</w:t>
      </w:r>
    </w:p>
    <w:p w14:paraId="2C38F78E" w14:textId="77777777" w:rsidR="00327D66" w:rsidRDefault="00C932BA">
      <w:pPr>
        <w:numPr>
          <w:ilvl w:val="3"/>
          <w:numId w:val="5"/>
        </w:numPr>
        <w:spacing w:line="240" w:lineRule="auto"/>
      </w:pPr>
      <w:r>
        <w:t>To red</w:t>
      </w:r>
      <w:r>
        <w:t>uce RV afterload in hemodynamically significant RV failure in consultation with cardiology</w:t>
      </w:r>
    </w:p>
    <w:p w14:paraId="207DBCA8" w14:textId="77777777" w:rsidR="00327D66" w:rsidRDefault="00C932BA">
      <w:pPr>
        <w:numPr>
          <w:ilvl w:val="1"/>
          <w:numId w:val="5"/>
        </w:numPr>
        <w:spacing w:line="240" w:lineRule="auto"/>
        <w:rPr>
          <w:b/>
        </w:rPr>
      </w:pPr>
      <w:r>
        <w:rPr>
          <w:b/>
        </w:rPr>
        <w:t>Instructions for use:</w:t>
      </w:r>
    </w:p>
    <w:p w14:paraId="12BB4A1B" w14:textId="77777777" w:rsidR="00327D66" w:rsidRDefault="00C932BA">
      <w:pPr>
        <w:numPr>
          <w:ilvl w:val="2"/>
          <w:numId w:val="5"/>
        </w:numPr>
        <w:spacing w:line="240" w:lineRule="auto"/>
      </w:pPr>
      <w:r>
        <w:t xml:space="preserve">If inhaled vasodilators are used, they should </w:t>
      </w:r>
      <w:proofErr w:type="gramStart"/>
      <w:r>
        <w:t>reevaluated</w:t>
      </w:r>
      <w:proofErr w:type="gramEnd"/>
      <w:r>
        <w:t xml:space="preserve"> at 4 hours  </w:t>
      </w:r>
    </w:p>
    <w:p w14:paraId="3616B5D1" w14:textId="77777777" w:rsidR="00327D66" w:rsidRDefault="00C932BA">
      <w:pPr>
        <w:numPr>
          <w:ilvl w:val="3"/>
          <w:numId w:val="5"/>
        </w:numPr>
        <w:spacing w:line="240" w:lineRule="auto"/>
      </w:pPr>
      <w:r>
        <w:rPr>
          <w:highlight w:val="white"/>
          <w:u w:val="single"/>
        </w:rPr>
        <w:t xml:space="preserve">Inhaled </w:t>
      </w:r>
      <w:proofErr w:type="spellStart"/>
      <w:r>
        <w:rPr>
          <w:highlight w:val="white"/>
          <w:u w:val="single"/>
        </w:rPr>
        <w:t>Epoprostenol</w:t>
      </w:r>
      <w:proofErr w:type="spellEnd"/>
      <w:r>
        <w:rPr>
          <w:highlight w:val="white"/>
          <w:u w:val="single"/>
        </w:rPr>
        <w:t>:</w:t>
      </w:r>
      <w:r>
        <w:rPr>
          <w:color w:val="FF0000"/>
          <w:highlight w:val="white"/>
          <w:u w:val="single"/>
        </w:rPr>
        <w:t xml:space="preserve"> </w:t>
      </w:r>
    </w:p>
    <w:p w14:paraId="2049DBC2" w14:textId="77777777" w:rsidR="00327D66" w:rsidRDefault="00C932BA">
      <w:pPr>
        <w:numPr>
          <w:ilvl w:val="4"/>
          <w:numId w:val="5"/>
        </w:numPr>
        <w:spacing w:line="240" w:lineRule="auto"/>
      </w:pPr>
      <w:r>
        <w:rPr>
          <w:highlight w:val="white"/>
        </w:rPr>
        <w:t>S</w:t>
      </w:r>
      <w:r>
        <w:rPr>
          <w:highlight w:val="white"/>
        </w:rPr>
        <w:t xml:space="preserve">tart continuous nebulization at 0.05mcg/kg/min based on IBW  </w:t>
      </w:r>
    </w:p>
    <w:p w14:paraId="4C806A3B" w14:textId="77777777" w:rsidR="00327D66" w:rsidRDefault="00C932BA">
      <w:pPr>
        <w:numPr>
          <w:ilvl w:val="5"/>
          <w:numId w:val="5"/>
        </w:numPr>
        <w:spacing w:line="240" w:lineRule="auto"/>
      </w:pPr>
      <w:r>
        <w:rPr>
          <w:highlight w:val="white"/>
        </w:rPr>
        <w:t xml:space="preserve">If no improvement in P/F ratio in 2 hours, wean off by decreasing 0.01mcg/kg/min every hour </w:t>
      </w:r>
    </w:p>
    <w:p w14:paraId="75784195" w14:textId="77777777" w:rsidR="00327D66" w:rsidRDefault="00C932BA">
      <w:pPr>
        <w:numPr>
          <w:ilvl w:val="3"/>
          <w:numId w:val="5"/>
        </w:numPr>
        <w:spacing w:line="240" w:lineRule="auto"/>
      </w:pPr>
      <w:r>
        <w:rPr>
          <w:u w:val="single"/>
        </w:rPr>
        <w:t>Inhaled Nitric Oxide (</w:t>
      </w:r>
      <w:proofErr w:type="spellStart"/>
      <w:r>
        <w:rPr>
          <w:u w:val="single"/>
        </w:rPr>
        <w:t>iNO</w:t>
      </w:r>
      <w:proofErr w:type="spellEnd"/>
      <w:r>
        <w:rPr>
          <w:u w:val="single"/>
        </w:rPr>
        <w:t>):</w:t>
      </w:r>
    </w:p>
    <w:p w14:paraId="2178DD67" w14:textId="77777777" w:rsidR="00327D66" w:rsidRDefault="00C932BA">
      <w:pPr>
        <w:numPr>
          <w:ilvl w:val="4"/>
          <w:numId w:val="5"/>
        </w:numPr>
        <w:spacing w:line="240" w:lineRule="auto"/>
      </w:pPr>
      <w:r>
        <w:t xml:space="preserve">Strong consideration in refractory ARDS that does not respond to inhaled </w:t>
      </w:r>
      <w:proofErr w:type="spellStart"/>
      <w:r>
        <w:t>epoprostenol</w:t>
      </w:r>
      <w:proofErr w:type="spellEnd"/>
      <w:r>
        <w:t xml:space="preserve">.  </w:t>
      </w:r>
    </w:p>
    <w:p w14:paraId="34D27E07" w14:textId="77777777" w:rsidR="00327D66" w:rsidRDefault="00C932BA">
      <w:pPr>
        <w:numPr>
          <w:ilvl w:val="5"/>
          <w:numId w:val="5"/>
        </w:numPr>
        <w:spacing w:line="240" w:lineRule="auto"/>
      </w:pPr>
      <w:r>
        <w:t xml:space="preserve">Limited </w:t>
      </w:r>
      <w:r>
        <w:rPr>
          <w:i/>
        </w:rPr>
        <w:t>in vitro</w:t>
      </w:r>
      <w:r>
        <w:t xml:space="preserve"> data notes that </w:t>
      </w:r>
      <w:proofErr w:type="spellStart"/>
      <w:r>
        <w:t>iNO</w:t>
      </w:r>
      <w:proofErr w:type="spellEnd"/>
      <w:r>
        <w:t xml:space="preserve"> at high doses inhibits replication of SARS-</w:t>
      </w:r>
      <w:proofErr w:type="spellStart"/>
      <w:r>
        <w:t>CoV</w:t>
      </w:r>
      <w:proofErr w:type="spellEnd"/>
      <w:r>
        <w:t xml:space="preserve">, but this has not been studied </w:t>
      </w:r>
      <w:r>
        <w:rPr>
          <w:i/>
        </w:rPr>
        <w:t>in vivo</w:t>
      </w:r>
      <w:r>
        <w:t>. (</w:t>
      </w:r>
      <w:proofErr w:type="spellStart"/>
      <w:r>
        <w:fldChar w:fldCharType="begin"/>
      </w:r>
      <w:r>
        <w:instrText xml:space="preserve"> HYPERLINK "http://www.ncbi.nlm.nih.gov/pubmed/15650225" \h </w:instrText>
      </w:r>
      <w:r>
        <w:fldChar w:fldCharType="separate"/>
      </w:r>
      <w:r>
        <w:rPr>
          <w:color w:val="1155CC"/>
          <w:u w:val="single"/>
        </w:rPr>
        <w:t>Akerstrom</w:t>
      </w:r>
      <w:proofErr w:type="spellEnd"/>
      <w:r>
        <w:rPr>
          <w:color w:val="1155CC"/>
          <w:u w:val="single"/>
        </w:rPr>
        <w:t xml:space="preserve"> et al, </w:t>
      </w:r>
      <w:r>
        <w:rPr>
          <w:color w:val="1155CC"/>
          <w:u w:val="single"/>
        </w:rPr>
        <w:fldChar w:fldCharType="end"/>
      </w:r>
      <w:hyperlink r:id="rId127">
        <w:r>
          <w:rPr>
            <w:i/>
            <w:color w:val="1155CC"/>
            <w:u w:val="single"/>
          </w:rPr>
          <w:t xml:space="preserve">J </w:t>
        </w:r>
        <w:proofErr w:type="spellStart"/>
        <w:r>
          <w:rPr>
            <w:i/>
            <w:color w:val="1155CC"/>
            <w:u w:val="single"/>
          </w:rPr>
          <w:t>Virol</w:t>
        </w:r>
        <w:proofErr w:type="spellEnd"/>
      </w:hyperlink>
      <w:hyperlink r:id="rId128">
        <w:r>
          <w:rPr>
            <w:color w:val="1155CC"/>
            <w:u w:val="single"/>
          </w:rPr>
          <w:t>,</w:t>
        </w:r>
      </w:hyperlink>
      <w:hyperlink r:id="rId129">
        <w:r>
          <w:rPr>
            <w:i/>
            <w:color w:val="1155CC"/>
            <w:u w:val="single"/>
          </w:rPr>
          <w:t xml:space="preserve"> </w:t>
        </w:r>
      </w:hyperlink>
      <w:hyperlink r:id="rId130">
        <w:r>
          <w:rPr>
            <w:color w:val="1155CC"/>
            <w:u w:val="single"/>
          </w:rPr>
          <w:t>2005</w:t>
        </w:r>
      </w:hyperlink>
      <w:r>
        <w:t xml:space="preserve">; </w:t>
      </w:r>
      <w:hyperlink r:id="rId131">
        <w:proofErr w:type="spellStart"/>
        <w:r>
          <w:rPr>
            <w:color w:val="1155CC"/>
            <w:u w:val="single"/>
          </w:rPr>
          <w:t>Gebistorf</w:t>
        </w:r>
        <w:proofErr w:type="spellEnd"/>
        <w:r>
          <w:rPr>
            <w:color w:val="1155CC"/>
            <w:u w:val="single"/>
          </w:rPr>
          <w:t xml:space="preserve"> et al, </w:t>
        </w:r>
      </w:hyperlink>
      <w:hyperlink r:id="rId132">
        <w:r>
          <w:rPr>
            <w:i/>
            <w:color w:val="1155CC"/>
            <w:u w:val="single"/>
          </w:rPr>
          <w:t>Cochrane Database Syst R</w:t>
        </w:r>
        <w:r>
          <w:rPr>
            <w:i/>
            <w:color w:val="1155CC"/>
            <w:u w:val="single"/>
          </w:rPr>
          <w:t>ev</w:t>
        </w:r>
      </w:hyperlink>
      <w:hyperlink r:id="rId133">
        <w:r>
          <w:rPr>
            <w:color w:val="1155CC"/>
            <w:u w:val="single"/>
          </w:rPr>
          <w:t>,</w:t>
        </w:r>
      </w:hyperlink>
      <w:hyperlink r:id="rId134">
        <w:r>
          <w:rPr>
            <w:i/>
            <w:color w:val="1155CC"/>
            <w:u w:val="single"/>
          </w:rPr>
          <w:t xml:space="preserve"> </w:t>
        </w:r>
      </w:hyperlink>
      <w:hyperlink r:id="rId135">
        <w:r>
          <w:rPr>
            <w:color w:val="1155CC"/>
            <w:u w:val="single"/>
          </w:rPr>
          <w:t>2016</w:t>
        </w:r>
      </w:hyperlink>
      <w:r>
        <w:t>)</w:t>
      </w:r>
    </w:p>
    <w:p w14:paraId="0A39A292" w14:textId="77777777" w:rsidR="00327D66" w:rsidRDefault="00C932BA">
      <w:pPr>
        <w:numPr>
          <w:ilvl w:val="5"/>
          <w:numId w:val="5"/>
        </w:numPr>
        <w:spacing w:line="240" w:lineRule="auto"/>
      </w:pPr>
      <w:proofErr w:type="spellStart"/>
      <w:r>
        <w:t>iNO</w:t>
      </w:r>
      <w:proofErr w:type="spellEnd"/>
      <w:r>
        <w:t xml:space="preserve"> may be included in future trial protocols, such as ea</w:t>
      </w:r>
      <w:r>
        <w:t xml:space="preserve">rly initiation in milder disease (non-intubated). </w:t>
      </w:r>
    </w:p>
    <w:p w14:paraId="601E6E37" w14:textId="77777777" w:rsidR="00327D66" w:rsidRDefault="00327D66">
      <w:pPr>
        <w:spacing w:line="240" w:lineRule="auto"/>
        <w:ind w:left="3600"/>
      </w:pPr>
    </w:p>
    <w:p w14:paraId="0A771025" w14:textId="77777777" w:rsidR="00327D66" w:rsidRDefault="00C932BA">
      <w:pPr>
        <w:pStyle w:val="Heading2"/>
        <w:numPr>
          <w:ilvl w:val="0"/>
          <w:numId w:val="5"/>
        </w:numPr>
        <w:spacing w:after="0" w:line="240" w:lineRule="auto"/>
      </w:pPr>
      <w:bookmarkStart w:id="38" w:name="_x05c129ivxrw" w:colFirst="0" w:colLast="0"/>
      <w:bookmarkEnd w:id="38"/>
      <w:r>
        <w:t>Systemic Corticosteroids</w:t>
      </w:r>
    </w:p>
    <w:p w14:paraId="14B31EF4" w14:textId="77777777" w:rsidR="00327D66" w:rsidRDefault="00C932BA">
      <w:pPr>
        <w:numPr>
          <w:ilvl w:val="1"/>
          <w:numId w:val="5"/>
        </w:numPr>
        <w:spacing w:line="240" w:lineRule="auto"/>
      </w:pPr>
      <w:r>
        <w:rPr>
          <w:b/>
        </w:rPr>
        <w:t xml:space="preserve">Data on corticosteroids for COVID-19: </w:t>
      </w:r>
      <w:r>
        <w:rPr>
          <w:b/>
          <w:i/>
        </w:rPr>
        <w:t xml:space="preserve"> </w:t>
      </w:r>
    </w:p>
    <w:p w14:paraId="36B7435E" w14:textId="77777777" w:rsidR="00327D66" w:rsidRDefault="00C932BA">
      <w:pPr>
        <w:numPr>
          <w:ilvl w:val="2"/>
          <w:numId w:val="5"/>
        </w:numPr>
        <w:spacing w:line="240" w:lineRule="auto"/>
      </w:pPr>
      <w:r>
        <w:t>Most studies show negative effects of corticosteroids on similar viruses</w:t>
      </w:r>
    </w:p>
    <w:p w14:paraId="2FA046FD" w14:textId="77777777" w:rsidR="00327D66" w:rsidRDefault="00C932BA">
      <w:pPr>
        <w:numPr>
          <w:ilvl w:val="3"/>
          <w:numId w:val="5"/>
        </w:numPr>
        <w:spacing w:line="240" w:lineRule="auto"/>
      </w:pPr>
      <w:r>
        <w:t>There is no clinical evidence of net benefit from steroids in SARS</w:t>
      </w:r>
      <w:r>
        <w:t>-</w:t>
      </w:r>
      <w:proofErr w:type="spellStart"/>
      <w:r>
        <w:t>CoV</w:t>
      </w:r>
      <w:proofErr w:type="spellEnd"/>
      <w:r>
        <w:t>, MERS-</w:t>
      </w:r>
      <w:proofErr w:type="spellStart"/>
      <w:r>
        <w:t>CoV</w:t>
      </w:r>
      <w:proofErr w:type="spellEnd"/>
      <w:r>
        <w:t xml:space="preserve"> or influenza infection, and observational data show increased mortality, more secondary infections, impaired viral clearance and more adverse effects in survivors (</w:t>
      </w:r>
      <w:r>
        <w:rPr>
          <w:i/>
        </w:rPr>
        <w:t>e.g.,</w:t>
      </w:r>
      <w:r>
        <w:t xml:space="preserve"> psychosis, diabetes, avascular necrosis) (</w:t>
      </w:r>
      <w:hyperlink r:id="rId136">
        <w:r>
          <w:rPr>
            <w:color w:val="1155CC"/>
            <w:u w:val="single"/>
          </w:rPr>
          <w:t>Lee et al,</w:t>
        </w:r>
      </w:hyperlink>
      <w:hyperlink r:id="rId137">
        <w:r>
          <w:rPr>
            <w:i/>
            <w:color w:val="1155CC"/>
            <w:u w:val="single"/>
          </w:rPr>
          <w:t xml:space="preserve"> J Clin </w:t>
        </w:r>
        <w:proofErr w:type="spellStart"/>
        <w:r>
          <w:rPr>
            <w:i/>
            <w:color w:val="1155CC"/>
            <w:u w:val="single"/>
          </w:rPr>
          <w:t>Virol</w:t>
        </w:r>
        <w:proofErr w:type="spellEnd"/>
      </w:hyperlink>
      <w:hyperlink r:id="rId138">
        <w:r>
          <w:rPr>
            <w:color w:val="1155CC"/>
            <w:u w:val="single"/>
          </w:rPr>
          <w:t>,</w:t>
        </w:r>
      </w:hyperlink>
      <w:hyperlink r:id="rId139">
        <w:r>
          <w:rPr>
            <w:i/>
            <w:color w:val="1155CC"/>
            <w:u w:val="single"/>
          </w:rPr>
          <w:t xml:space="preserve"> </w:t>
        </w:r>
      </w:hyperlink>
      <w:hyperlink r:id="rId140">
        <w:r>
          <w:rPr>
            <w:color w:val="1155CC"/>
            <w:u w:val="single"/>
          </w:rPr>
          <w:t>2004</w:t>
        </w:r>
      </w:hyperlink>
      <w:r>
        <w:t xml:space="preserve">; </w:t>
      </w:r>
      <w:hyperlink r:id="rId141">
        <w:r>
          <w:rPr>
            <w:color w:val="1155CC"/>
            <w:u w:val="single"/>
          </w:rPr>
          <w:t xml:space="preserve">Stockman et al, </w:t>
        </w:r>
      </w:hyperlink>
      <w:hyperlink r:id="rId142">
        <w:proofErr w:type="spellStart"/>
        <w:r>
          <w:rPr>
            <w:i/>
            <w:color w:val="1155CC"/>
            <w:u w:val="single"/>
          </w:rPr>
          <w:t>PLoS</w:t>
        </w:r>
        <w:proofErr w:type="spellEnd"/>
        <w:r>
          <w:rPr>
            <w:i/>
            <w:color w:val="1155CC"/>
            <w:u w:val="single"/>
          </w:rPr>
          <w:t xml:space="preserve"> Med</w:t>
        </w:r>
      </w:hyperlink>
      <w:hyperlink r:id="rId143">
        <w:r>
          <w:rPr>
            <w:color w:val="1155CC"/>
            <w:u w:val="single"/>
          </w:rPr>
          <w:t>, 2006</w:t>
        </w:r>
      </w:hyperlink>
      <w:r>
        <w:t xml:space="preserve">; </w:t>
      </w:r>
      <w:hyperlink r:id="rId144">
        <w:r>
          <w:rPr>
            <w:color w:val="1155CC"/>
            <w:u w:val="single"/>
          </w:rPr>
          <w:t>Arabi</w:t>
        </w:r>
      </w:hyperlink>
      <w:hyperlink r:id="rId145">
        <w:r>
          <w:rPr>
            <w:color w:val="1155CC"/>
            <w:u w:val="single"/>
          </w:rPr>
          <w:t xml:space="preserve"> et al, </w:t>
        </w:r>
      </w:hyperlink>
      <w:hyperlink r:id="rId146">
        <w:r>
          <w:rPr>
            <w:i/>
            <w:color w:val="1155CC"/>
            <w:u w:val="single"/>
          </w:rPr>
          <w:t xml:space="preserve">Am J Respir </w:t>
        </w:r>
        <w:proofErr w:type="spellStart"/>
        <w:r>
          <w:rPr>
            <w:i/>
            <w:color w:val="1155CC"/>
            <w:u w:val="single"/>
          </w:rPr>
          <w:t>Crit</w:t>
        </w:r>
        <w:proofErr w:type="spellEnd"/>
        <w:r>
          <w:rPr>
            <w:i/>
            <w:color w:val="1155CC"/>
            <w:u w:val="single"/>
          </w:rPr>
          <w:t xml:space="preserve"> Care Med</w:t>
        </w:r>
      </w:hyperlink>
      <w:hyperlink r:id="rId147">
        <w:r>
          <w:rPr>
            <w:color w:val="1155CC"/>
            <w:u w:val="single"/>
          </w:rPr>
          <w:t>, 201</w:t>
        </w:r>
      </w:hyperlink>
      <w:hyperlink r:id="rId148">
        <w:r>
          <w:rPr>
            <w:color w:val="1155CC"/>
            <w:u w:val="single"/>
          </w:rPr>
          <w:t>8</w:t>
        </w:r>
      </w:hyperlink>
      <w:r>
        <w:t xml:space="preserve">; </w:t>
      </w:r>
      <w:hyperlink r:id="rId149">
        <w:r>
          <w:rPr>
            <w:color w:val="1155CC"/>
            <w:u w:val="single"/>
          </w:rPr>
          <w:t xml:space="preserve">WHO, </w:t>
        </w:r>
      </w:hyperlink>
      <w:hyperlink r:id="rId150">
        <w:r>
          <w:rPr>
            <w:i/>
            <w:color w:val="1155CC"/>
            <w:u w:val="single"/>
          </w:rPr>
          <w:t>COVID-19 Interim guidance</w:t>
        </w:r>
      </w:hyperlink>
      <w:hyperlink r:id="rId151">
        <w:r>
          <w:rPr>
            <w:color w:val="1155CC"/>
            <w:u w:val="single"/>
          </w:rPr>
          <w:t>, March 2020</w:t>
        </w:r>
      </w:hyperlink>
      <w:r>
        <w:t xml:space="preserve">; </w:t>
      </w:r>
      <w:hyperlink r:id="rId152">
        <w:r>
          <w:rPr>
            <w:color w:val="1155CC"/>
            <w:u w:val="single"/>
          </w:rPr>
          <w:t xml:space="preserve">Wu et al, </w:t>
        </w:r>
      </w:hyperlink>
      <w:hyperlink r:id="rId153">
        <w:r>
          <w:rPr>
            <w:i/>
            <w:color w:val="1155CC"/>
            <w:u w:val="single"/>
          </w:rPr>
          <w:t>JAMA Int Med</w:t>
        </w:r>
      </w:hyperlink>
      <w:hyperlink r:id="rId154">
        <w:r>
          <w:rPr>
            <w:color w:val="1155CC"/>
            <w:u w:val="single"/>
          </w:rPr>
          <w:t>,</w:t>
        </w:r>
      </w:hyperlink>
      <w:hyperlink r:id="rId155">
        <w:r>
          <w:rPr>
            <w:i/>
            <w:color w:val="1155CC"/>
            <w:u w:val="single"/>
          </w:rPr>
          <w:t xml:space="preserve"> </w:t>
        </w:r>
      </w:hyperlink>
      <w:hyperlink r:id="rId156">
        <w:r>
          <w:rPr>
            <w:color w:val="1155CC"/>
            <w:u w:val="single"/>
          </w:rPr>
          <w:t>2020</w:t>
        </w:r>
      </w:hyperlink>
      <w:r>
        <w:t>).</w:t>
      </w:r>
    </w:p>
    <w:p w14:paraId="32D02995" w14:textId="77777777" w:rsidR="00327D66" w:rsidRDefault="00C932BA">
      <w:pPr>
        <w:numPr>
          <w:ilvl w:val="2"/>
          <w:numId w:val="5"/>
        </w:numPr>
        <w:spacing w:line="240" w:lineRule="auto"/>
      </w:pPr>
      <w:r>
        <w:t xml:space="preserve">However, a new retrospective cohort (201 patients, 84 [42%] of whom developed ARDS) demonstrated that among patients with ARDS, methylprednisolone decreased risk of death (HR, 0.38; </w:t>
      </w:r>
      <w:r>
        <w:t>95% CI, 0.20-0.72) (</w:t>
      </w:r>
      <w:hyperlink r:id="rId157">
        <w:r>
          <w:rPr>
            <w:color w:val="1155CC"/>
            <w:u w:val="single"/>
          </w:rPr>
          <w:t xml:space="preserve">Wu et al, </w:t>
        </w:r>
      </w:hyperlink>
      <w:hyperlink r:id="rId158">
        <w:r>
          <w:rPr>
            <w:i/>
            <w:color w:val="1155CC"/>
            <w:u w:val="single"/>
          </w:rPr>
          <w:t>JAMA Int Med</w:t>
        </w:r>
      </w:hyperlink>
      <w:hyperlink r:id="rId159">
        <w:r>
          <w:rPr>
            <w:color w:val="1155CC"/>
            <w:u w:val="single"/>
          </w:rPr>
          <w:t>,</w:t>
        </w:r>
      </w:hyperlink>
      <w:hyperlink r:id="rId160">
        <w:r>
          <w:rPr>
            <w:i/>
            <w:color w:val="1155CC"/>
            <w:u w:val="single"/>
          </w:rPr>
          <w:t xml:space="preserve"> </w:t>
        </w:r>
      </w:hyperlink>
      <w:hyperlink r:id="rId161">
        <w:r>
          <w:rPr>
            <w:color w:val="1155CC"/>
            <w:u w:val="single"/>
          </w:rPr>
          <w:t>2020</w:t>
        </w:r>
      </w:hyperlink>
      <w:r>
        <w:t>).</w:t>
      </w:r>
    </w:p>
    <w:p w14:paraId="76D81284" w14:textId="77777777" w:rsidR="00327D66" w:rsidRDefault="00C932BA">
      <w:pPr>
        <w:numPr>
          <w:ilvl w:val="1"/>
          <w:numId w:val="5"/>
        </w:numPr>
        <w:spacing w:line="240" w:lineRule="auto"/>
      </w:pPr>
      <w:r>
        <w:rPr>
          <w:b/>
        </w:rPr>
        <w:t>Recommendation</w:t>
      </w:r>
      <w:r>
        <w:t>:</w:t>
      </w:r>
    </w:p>
    <w:p w14:paraId="5A4B468A" w14:textId="77777777" w:rsidR="00327D66" w:rsidRDefault="00C932BA">
      <w:pPr>
        <w:numPr>
          <w:ilvl w:val="2"/>
          <w:numId w:val="5"/>
        </w:numPr>
        <w:spacing w:line="240" w:lineRule="auto"/>
        <w:rPr>
          <w:b/>
        </w:rPr>
      </w:pPr>
      <w:r>
        <w:rPr>
          <w:b/>
        </w:rPr>
        <w:t>We recommend against using steroids for COVI</w:t>
      </w:r>
      <w:r>
        <w:rPr>
          <w:b/>
        </w:rPr>
        <w:t>D-19 except as part of a clinical trial or if treating another indication</w:t>
      </w:r>
    </w:p>
    <w:p w14:paraId="14DE0E40" w14:textId="77777777" w:rsidR="00327D66" w:rsidRDefault="00C932BA">
      <w:pPr>
        <w:numPr>
          <w:ilvl w:val="3"/>
          <w:numId w:val="5"/>
        </w:numPr>
        <w:spacing w:line="240" w:lineRule="auto"/>
      </w:pPr>
      <w:r>
        <w:t>This is in line with WHO guidance (</w:t>
      </w:r>
      <w:hyperlink r:id="rId162">
        <w:r>
          <w:rPr>
            <w:color w:val="1155CC"/>
            <w:u w:val="single"/>
          </w:rPr>
          <w:t xml:space="preserve">WHO, </w:t>
        </w:r>
      </w:hyperlink>
      <w:hyperlink r:id="rId163">
        <w:r>
          <w:rPr>
            <w:i/>
            <w:color w:val="1155CC"/>
            <w:u w:val="single"/>
          </w:rPr>
          <w:t>COVID-19 Interim guidance</w:t>
        </w:r>
      </w:hyperlink>
      <w:hyperlink r:id="rId164">
        <w:r>
          <w:rPr>
            <w:color w:val="1155CC"/>
            <w:u w:val="single"/>
          </w:rPr>
          <w:t>, March 2020</w:t>
        </w:r>
      </w:hyperlink>
      <w:r>
        <w:t>).</w:t>
      </w:r>
    </w:p>
    <w:p w14:paraId="25D5793B" w14:textId="77777777" w:rsidR="00327D66" w:rsidRDefault="00C932BA">
      <w:pPr>
        <w:numPr>
          <w:ilvl w:val="2"/>
          <w:numId w:val="5"/>
        </w:numPr>
        <w:spacing w:line="240" w:lineRule="auto"/>
      </w:pPr>
      <w:r>
        <w:t xml:space="preserve"> If required, use corticosteroids at the lowest dose for the shortest duration:</w:t>
      </w:r>
    </w:p>
    <w:p w14:paraId="099886F5" w14:textId="77777777" w:rsidR="00327D66" w:rsidRDefault="00C932BA">
      <w:pPr>
        <w:numPr>
          <w:ilvl w:val="3"/>
          <w:numId w:val="5"/>
        </w:numPr>
        <w:spacing w:line="240" w:lineRule="auto"/>
      </w:pPr>
      <w:r>
        <w:t>Asthma or COPD exacerbation</w:t>
      </w:r>
    </w:p>
    <w:p w14:paraId="3B7E1329" w14:textId="77777777" w:rsidR="00327D66" w:rsidRDefault="00C932BA">
      <w:pPr>
        <w:numPr>
          <w:ilvl w:val="4"/>
          <w:numId w:val="5"/>
        </w:numPr>
        <w:spacing w:line="240" w:lineRule="auto"/>
      </w:pPr>
      <w:r>
        <w:t>40mg prednisone PO or 30mg methylprednisolone IV, once daily x 3-5 days</w:t>
      </w:r>
    </w:p>
    <w:p w14:paraId="6EB1E189" w14:textId="77777777" w:rsidR="00327D66" w:rsidRDefault="00C932BA">
      <w:pPr>
        <w:numPr>
          <w:ilvl w:val="3"/>
          <w:numId w:val="5"/>
        </w:numPr>
        <w:spacing w:line="240" w:lineRule="auto"/>
      </w:pPr>
      <w:r>
        <w:t>Shock with history of chronic steroid use &gt; 10mg prednisone daily:</w:t>
      </w:r>
    </w:p>
    <w:p w14:paraId="39263636" w14:textId="77777777" w:rsidR="00327D66" w:rsidRDefault="00C932BA">
      <w:pPr>
        <w:numPr>
          <w:ilvl w:val="4"/>
          <w:numId w:val="5"/>
        </w:numPr>
        <w:spacing w:line="240" w:lineRule="auto"/>
      </w:pPr>
      <w:r>
        <w:t xml:space="preserve">50mg hydrocortisone IV Q6H until improvement in shock </w:t>
      </w:r>
    </w:p>
    <w:p w14:paraId="09FA8FC2" w14:textId="77777777" w:rsidR="00327D66" w:rsidRDefault="00C932BA">
      <w:pPr>
        <w:numPr>
          <w:ilvl w:val="3"/>
          <w:numId w:val="5"/>
        </w:numPr>
        <w:spacing w:line="240" w:lineRule="auto"/>
      </w:pPr>
      <w:proofErr w:type="spellStart"/>
      <w:r>
        <w:lastRenderedPageBreak/>
        <w:t>Multipressor</w:t>
      </w:r>
      <w:proofErr w:type="spellEnd"/>
      <w:r>
        <w:t xml:space="preserve"> shock without history of chronic steroid use</w:t>
      </w:r>
    </w:p>
    <w:p w14:paraId="6C69CCA8" w14:textId="77777777" w:rsidR="00327D66" w:rsidRDefault="00C932BA">
      <w:pPr>
        <w:numPr>
          <w:ilvl w:val="4"/>
          <w:numId w:val="5"/>
        </w:numPr>
        <w:spacing w:line="240" w:lineRule="auto"/>
      </w:pPr>
      <w:r>
        <w:t>50m</w:t>
      </w:r>
      <w:r>
        <w:t xml:space="preserve">g hydrocortisone IV Q6H until improvement in shock </w:t>
      </w:r>
    </w:p>
    <w:p w14:paraId="31DD384D" w14:textId="77777777" w:rsidR="00327D66" w:rsidRDefault="00C932BA">
      <w:pPr>
        <w:pStyle w:val="Heading2"/>
        <w:numPr>
          <w:ilvl w:val="0"/>
          <w:numId w:val="5"/>
        </w:numPr>
        <w:spacing w:line="240" w:lineRule="auto"/>
      </w:pPr>
      <w:bookmarkStart w:id="39" w:name="_m6l0vgre9d0s" w:colFirst="0" w:colLast="0"/>
      <w:bookmarkEnd w:id="39"/>
      <w:r>
        <w:t xml:space="preserve">Anti-IL6 Agents (Tocilizumab, </w:t>
      </w:r>
      <w:proofErr w:type="spellStart"/>
      <w:r>
        <w:t>Siltuximab</w:t>
      </w:r>
      <w:proofErr w:type="spellEnd"/>
      <w:r>
        <w:t xml:space="preserve">)  </w:t>
      </w:r>
    </w:p>
    <w:p w14:paraId="0EC5B1C6" w14:textId="77777777" w:rsidR="00327D66" w:rsidRDefault="00C932BA">
      <w:pPr>
        <w:numPr>
          <w:ilvl w:val="1"/>
          <w:numId w:val="5"/>
        </w:numPr>
        <w:spacing w:line="240" w:lineRule="auto"/>
        <w:rPr>
          <w:b/>
        </w:rPr>
      </w:pPr>
      <w:r>
        <w:rPr>
          <w:b/>
        </w:rPr>
        <w:t>Pathophysiology:</w:t>
      </w:r>
    </w:p>
    <w:p w14:paraId="5141BD90" w14:textId="77777777" w:rsidR="00327D66" w:rsidRDefault="00C932BA">
      <w:pPr>
        <w:numPr>
          <w:ilvl w:val="2"/>
          <w:numId w:val="5"/>
        </w:numPr>
        <w:spacing w:line="240" w:lineRule="auto"/>
      </w:pPr>
      <w:r>
        <w:t xml:space="preserve">IL-6 activates T cells and macrophages, among other cell types (see </w:t>
      </w:r>
      <w:hyperlink w:anchor="_7i62kagnynf0">
        <w:r>
          <w:rPr>
            <w:color w:val="1155CC"/>
            <w:u w:val="single"/>
          </w:rPr>
          <w:t>“Cytokine Activation Syndrome” section</w:t>
        </w:r>
      </w:hyperlink>
      <w:r>
        <w:t xml:space="preserve"> </w:t>
      </w:r>
      <w:r>
        <w:t xml:space="preserve">in </w:t>
      </w:r>
      <w:hyperlink w:anchor="_dpe5gr1hwjp">
        <w:r>
          <w:rPr>
            <w:color w:val="1155CC"/>
            <w:u w:val="single"/>
          </w:rPr>
          <w:t>“Shock” chapter</w:t>
        </w:r>
      </w:hyperlink>
      <w:r>
        <w:t>).</w:t>
      </w:r>
    </w:p>
    <w:p w14:paraId="621225D6" w14:textId="77777777" w:rsidR="00327D66" w:rsidRDefault="00C932BA">
      <w:pPr>
        <w:numPr>
          <w:ilvl w:val="3"/>
          <w:numId w:val="5"/>
        </w:numPr>
        <w:spacing w:line="240" w:lineRule="auto"/>
      </w:pPr>
      <w:r>
        <w:t>IL-6 inhibitors are approved for cytokine activation syndrome complications related to Chimeric Antigen Receptor T cell (CAR-T) therapy (</w:t>
      </w:r>
      <w:proofErr w:type="spellStart"/>
      <w:r>
        <w:fldChar w:fldCharType="begin"/>
      </w:r>
      <w:r>
        <w:instrText xml:space="preserve"> HYPERLINK "http://www.ncbi.nlm.nih.gov/pubmed/30528964" \h </w:instrText>
      </w:r>
      <w:r>
        <w:fldChar w:fldCharType="separate"/>
      </w:r>
      <w:r>
        <w:rPr>
          <w:color w:val="1155CC"/>
          <w:u w:val="single"/>
        </w:rPr>
        <w:t>Brudno</w:t>
      </w:r>
      <w:proofErr w:type="spellEnd"/>
      <w:r>
        <w:rPr>
          <w:color w:val="1155CC"/>
          <w:u w:val="single"/>
        </w:rPr>
        <w:t xml:space="preserve"> and </w:t>
      </w:r>
      <w:proofErr w:type="spellStart"/>
      <w:r>
        <w:rPr>
          <w:color w:val="1155CC"/>
          <w:u w:val="single"/>
        </w:rPr>
        <w:t>Kochenderfer</w:t>
      </w:r>
      <w:proofErr w:type="spellEnd"/>
      <w:r>
        <w:rPr>
          <w:color w:val="1155CC"/>
          <w:u w:val="single"/>
        </w:rPr>
        <w:t xml:space="preserve">, </w:t>
      </w:r>
      <w:r>
        <w:rPr>
          <w:color w:val="1155CC"/>
          <w:u w:val="single"/>
        </w:rPr>
        <w:fldChar w:fldCharType="end"/>
      </w:r>
      <w:hyperlink r:id="rId165">
        <w:r>
          <w:rPr>
            <w:i/>
            <w:color w:val="1155CC"/>
            <w:u w:val="single"/>
          </w:rPr>
          <w:t>Blood Rev</w:t>
        </w:r>
      </w:hyperlink>
      <w:hyperlink r:id="rId166">
        <w:r>
          <w:rPr>
            <w:color w:val="1155CC"/>
            <w:u w:val="single"/>
          </w:rPr>
          <w:t>,</w:t>
        </w:r>
      </w:hyperlink>
      <w:hyperlink r:id="rId167">
        <w:r>
          <w:rPr>
            <w:i/>
            <w:color w:val="1155CC"/>
            <w:u w:val="single"/>
          </w:rPr>
          <w:t xml:space="preserve"> </w:t>
        </w:r>
      </w:hyperlink>
      <w:hyperlink r:id="rId168">
        <w:r>
          <w:rPr>
            <w:color w:val="1155CC"/>
            <w:u w:val="single"/>
          </w:rPr>
          <w:t>2019</w:t>
        </w:r>
      </w:hyperlink>
      <w:r>
        <w:t xml:space="preserve">; </w:t>
      </w:r>
      <w:hyperlink r:id="rId169">
        <w:r>
          <w:rPr>
            <w:color w:val="1155CC"/>
            <w:u w:val="single"/>
          </w:rPr>
          <w:t xml:space="preserve">Rubin et al, </w:t>
        </w:r>
      </w:hyperlink>
      <w:hyperlink r:id="rId170">
        <w:r>
          <w:rPr>
            <w:i/>
            <w:color w:val="1155CC"/>
            <w:u w:val="single"/>
          </w:rPr>
          <w:t>Brain</w:t>
        </w:r>
      </w:hyperlink>
      <w:hyperlink r:id="rId171">
        <w:r>
          <w:rPr>
            <w:color w:val="1155CC"/>
            <w:u w:val="single"/>
          </w:rPr>
          <w:t>,</w:t>
        </w:r>
      </w:hyperlink>
      <w:hyperlink r:id="rId172">
        <w:r>
          <w:rPr>
            <w:i/>
            <w:color w:val="1155CC"/>
            <w:u w:val="single"/>
          </w:rPr>
          <w:t xml:space="preserve"> </w:t>
        </w:r>
      </w:hyperlink>
      <w:hyperlink r:id="rId173">
        <w:r>
          <w:rPr>
            <w:color w:val="1155CC"/>
            <w:u w:val="single"/>
          </w:rPr>
          <w:t>20</w:t>
        </w:r>
      </w:hyperlink>
      <w:hyperlink r:id="rId174">
        <w:r>
          <w:rPr>
            <w:color w:val="1155CC"/>
            <w:u w:val="single"/>
          </w:rPr>
          <w:t>19</w:t>
        </w:r>
      </w:hyperlink>
      <w:r>
        <w:t>).</w:t>
      </w:r>
    </w:p>
    <w:p w14:paraId="6D426B7D" w14:textId="77777777" w:rsidR="00327D66" w:rsidRDefault="00C932BA">
      <w:pPr>
        <w:numPr>
          <w:ilvl w:val="3"/>
          <w:numId w:val="5"/>
        </w:numPr>
        <w:spacing w:line="240" w:lineRule="auto"/>
      </w:pPr>
      <w:r>
        <w:t xml:space="preserve">IL-6 levels are reported to correlate with severe COVID-19 </w:t>
      </w:r>
    </w:p>
    <w:p w14:paraId="28229811" w14:textId="77777777" w:rsidR="00327D66" w:rsidRDefault="00C932BA">
      <w:pPr>
        <w:numPr>
          <w:ilvl w:val="3"/>
          <w:numId w:val="5"/>
        </w:numPr>
        <w:spacing w:line="240" w:lineRule="auto"/>
      </w:pPr>
      <w:r>
        <w:t>While patients have peripheral lymphopenia, BAL f</w:t>
      </w:r>
      <w:r>
        <w:t>luid is often lymphocytic, suggesting that IL-6 inhibition and prevention of T cell activation may be protective.</w:t>
      </w:r>
    </w:p>
    <w:p w14:paraId="52308F2E" w14:textId="77777777" w:rsidR="00327D66" w:rsidRDefault="00C932BA">
      <w:pPr>
        <w:numPr>
          <w:ilvl w:val="1"/>
          <w:numId w:val="5"/>
        </w:numPr>
        <w:spacing w:line="240" w:lineRule="auto"/>
        <w:rPr>
          <w:b/>
        </w:rPr>
      </w:pPr>
      <w:r>
        <w:rPr>
          <w:b/>
        </w:rPr>
        <w:t>Recommendation:</w:t>
      </w:r>
    </w:p>
    <w:p w14:paraId="2BF1AABC" w14:textId="77777777" w:rsidR="00327D66" w:rsidRDefault="00C932BA">
      <w:pPr>
        <w:numPr>
          <w:ilvl w:val="2"/>
          <w:numId w:val="5"/>
        </w:numPr>
        <w:spacing w:line="240" w:lineRule="auto"/>
      </w:pPr>
      <w:r>
        <w:t xml:space="preserve">We do not recommend routine use at this time </w:t>
      </w:r>
    </w:p>
    <w:p w14:paraId="712FABA9" w14:textId="77777777" w:rsidR="00327D66" w:rsidRDefault="00C932BA">
      <w:pPr>
        <w:numPr>
          <w:ilvl w:val="3"/>
          <w:numId w:val="5"/>
        </w:numPr>
        <w:spacing w:line="240" w:lineRule="auto"/>
      </w:pPr>
      <w:r>
        <w:t>There are anecdotal reports of benefit of tocilizumab in COVID-19 patients but n</w:t>
      </w:r>
      <w:r>
        <w:t>o rigorous studies are available (</w:t>
      </w:r>
      <w:commentRangeStart w:id="40"/>
      <w:r>
        <w:t>Anecdotal reports from Italy</w:t>
      </w:r>
      <w:commentRangeEnd w:id="40"/>
      <w:r>
        <w:commentReference w:id="40"/>
      </w:r>
      <w:r>
        <w:t xml:space="preserve">; </w:t>
      </w:r>
      <w:hyperlink r:id="rId175">
        <w:r>
          <w:rPr>
            <w:color w:val="1155CC"/>
            <w:u w:val="single"/>
          </w:rPr>
          <w:t xml:space="preserve">National Health Commission &amp; State Administration of Traditional Chinese Medicine, </w:t>
        </w:r>
      </w:hyperlink>
      <w:hyperlink r:id="rId176">
        <w:r>
          <w:rPr>
            <w:i/>
            <w:color w:val="1155CC"/>
            <w:u w:val="single"/>
          </w:rPr>
          <w:t xml:space="preserve">Diagnosis and Treatment Protocol for Novel Coronavirus Pneumonia </w:t>
        </w:r>
      </w:hyperlink>
      <w:hyperlink r:id="rId177">
        <w:r>
          <w:rPr>
            <w:i/>
            <w:color w:val="1155CC"/>
            <w:u w:val="single"/>
          </w:rPr>
          <w:t>[Trial Version 7]</w:t>
        </w:r>
      </w:hyperlink>
      <w:hyperlink r:id="rId178">
        <w:r>
          <w:rPr>
            <w:color w:val="1155CC"/>
            <w:u w:val="single"/>
          </w:rPr>
          <w:t>, March 2020</w:t>
        </w:r>
      </w:hyperlink>
      <w:r>
        <w:t>)</w:t>
      </w:r>
    </w:p>
    <w:p w14:paraId="4CD96988" w14:textId="77777777" w:rsidR="00327D66" w:rsidRDefault="00C932BA">
      <w:pPr>
        <w:numPr>
          <w:ilvl w:val="2"/>
          <w:numId w:val="5"/>
        </w:numPr>
        <w:spacing w:line="240" w:lineRule="auto"/>
      </w:pPr>
      <w:r>
        <w:t xml:space="preserve">For severe cytokine activation syndrome cases (see </w:t>
      </w:r>
      <w:hyperlink w:anchor="_l3i6lcz3jr27">
        <w:r>
          <w:rPr>
            <w:color w:val="1155CC"/>
            <w:u w:val="single"/>
          </w:rPr>
          <w:t>“Other Guidance” chapter</w:t>
        </w:r>
      </w:hyperlink>
      <w:r>
        <w:t>):</w:t>
      </w:r>
    </w:p>
    <w:p w14:paraId="4BB2590D" w14:textId="77777777" w:rsidR="00327D66" w:rsidRDefault="00C932BA">
      <w:pPr>
        <w:numPr>
          <w:ilvl w:val="4"/>
          <w:numId w:val="5"/>
        </w:numPr>
        <w:spacing w:line="240" w:lineRule="auto"/>
      </w:pPr>
      <w:r>
        <w:t>To be used in conjunction with Infectious Disease consul</w:t>
      </w:r>
      <w:r>
        <w:t>tation in severe COVID-19 disease with suspicion of cytokine release syndrome (CRS).</w:t>
      </w:r>
    </w:p>
    <w:p w14:paraId="140F2EFA" w14:textId="77777777" w:rsidR="00327D66" w:rsidRDefault="00C932BA">
      <w:pPr>
        <w:numPr>
          <w:ilvl w:val="5"/>
          <w:numId w:val="5"/>
        </w:numPr>
        <w:spacing w:line="240" w:lineRule="auto"/>
      </w:pPr>
      <w:commentRangeStart w:id="41"/>
      <w:r>
        <w:t>Retrospective reviews</w:t>
      </w:r>
      <w:commentRangeEnd w:id="41"/>
      <w:r>
        <w:commentReference w:id="41"/>
      </w:r>
      <w:r>
        <w:t xml:space="preserve"> in patients with rheumatological disease suggested a possible increase in serious bacterial infection, so it may be reasonable to exercise caution</w:t>
      </w:r>
      <w:r>
        <w:t xml:space="preserve"> if secondary infection is clinically suspected. However, tocilizumab is routinely used at BWH (</w:t>
      </w:r>
      <w:r>
        <w:rPr>
          <w:i/>
        </w:rPr>
        <w:t>e.g.</w:t>
      </w:r>
      <w:r>
        <w:t>,</w:t>
      </w:r>
      <w:r>
        <w:rPr>
          <w:i/>
        </w:rPr>
        <w:t xml:space="preserve"> </w:t>
      </w:r>
      <w:r>
        <w:t xml:space="preserve">CRS in patients after CAR-T cell treatment) without obvious increase in bacterial infection.  </w:t>
      </w:r>
    </w:p>
    <w:p w14:paraId="2589EBD6" w14:textId="77777777" w:rsidR="00327D66" w:rsidRDefault="00C932BA">
      <w:pPr>
        <w:numPr>
          <w:ilvl w:val="1"/>
          <w:numId w:val="5"/>
        </w:numPr>
        <w:spacing w:line="240" w:lineRule="auto"/>
        <w:rPr>
          <w:b/>
        </w:rPr>
      </w:pPr>
      <w:r>
        <w:rPr>
          <w:b/>
        </w:rPr>
        <w:t xml:space="preserve">Dosing regimens: </w:t>
      </w:r>
    </w:p>
    <w:p w14:paraId="3729415E" w14:textId="77777777" w:rsidR="00327D66" w:rsidRDefault="00C932BA">
      <w:pPr>
        <w:numPr>
          <w:ilvl w:val="2"/>
          <w:numId w:val="5"/>
        </w:numPr>
        <w:spacing w:line="240" w:lineRule="auto"/>
      </w:pPr>
      <w:r>
        <w:t>Tocilizumab 4-8mg/kg (suggested dose 400m</w:t>
      </w:r>
      <w:r>
        <w:t xml:space="preserve">g) IV x1 (anti-IL6R </w:t>
      </w:r>
      <w:proofErr w:type="spellStart"/>
      <w:r>
        <w:t>mAb</w:t>
      </w:r>
      <w:proofErr w:type="spellEnd"/>
      <w:r>
        <w:t>)</w:t>
      </w:r>
    </w:p>
    <w:p w14:paraId="44BD77B5" w14:textId="77777777" w:rsidR="00327D66" w:rsidRDefault="00C932BA">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3A63C50" w14:textId="77777777" w:rsidR="00327D66" w:rsidRDefault="00C932BA">
      <w:pPr>
        <w:numPr>
          <w:ilvl w:val="3"/>
          <w:numId w:val="5"/>
        </w:numPr>
        <w:spacing w:line="240" w:lineRule="auto"/>
      </w:pPr>
      <w:r>
        <w:t xml:space="preserve">Common adverse effects include: </w:t>
      </w:r>
    </w:p>
    <w:p w14:paraId="0B648F93" w14:textId="77777777" w:rsidR="00327D66" w:rsidRDefault="00C932BA">
      <w:pPr>
        <w:numPr>
          <w:ilvl w:val="4"/>
          <w:numId w:val="5"/>
        </w:numPr>
        <w:spacing w:line="240" w:lineRule="auto"/>
      </w:pPr>
      <w:r>
        <w:t>Transaminitis (AST, ALT) &gt; 22%</w:t>
      </w:r>
    </w:p>
    <w:p w14:paraId="2BE4AAF5" w14:textId="77777777" w:rsidR="00327D66" w:rsidRDefault="00C932BA">
      <w:pPr>
        <w:numPr>
          <w:ilvl w:val="4"/>
          <w:numId w:val="5"/>
        </w:numPr>
        <w:spacing w:line="240" w:lineRule="auto"/>
      </w:pPr>
      <w:r>
        <w:t>Infusion reaction 4-</w:t>
      </w:r>
      <w:r>
        <w:t>20%</w:t>
      </w:r>
    </w:p>
    <w:p w14:paraId="7E7F4773" w14:textId="77777777" w:rsidR="00327D66" w:rsidRDefault="00C932BA">
      <w:pPr>
        <w:numPr>
          <w:ilvl w:val="4"/>
          <w:numId w:val="5"/>
        </w:numPr>
        <w:spacing w:line="240" w:lineRule="auto"/>
      </w:pPr>
      <w:r>
        <w:t>Hypercholesterolemia 20%</w:t>
      </w:r>
    </w:p>
    <w:p w14:paraId="73E50DCC" w14:textId="77777777" w:rsidR="00327D66" w:rsidRDefault="00C932BA">
      <w:pPr>
        <w:numPr>
          <w:ilvl w:val="4"/>
          <w:numId w:val="5"/>
        </w:numPr>
        <w:spacing w:line="240" w:lineRule="auto"/>
      </w:pPr>
      <w:r>
        <w:t>Upper respiratory tract infection 7%</w:t>
      </w:r>
    </w:p>
    <w:p w14:paraId="354F313D" w14:textId="77777777" w:rsidR="00327D66" w:rsidRDefault="00C932BA">
      <w:pPr>
        <w:numPr>
          <w:ilvl w:val="4"/>
          <w:numId w:val="5"/>
        </w:numPr>
        <w:spacing w:line="240" w:lineRule="auto"/>
      </w:pPr>
      <w:r>
        <w:t>Neutropenia 2-7%</w:t>
      </w:r>
    </w:p>
    <w:p w14:paraId="3A20BAD1" w14:textId="77777777" w:rsidR="00327D66" w:rsidRDefault="00C932BA">
      <w:pPr>
        <w:numPr>
          <w:ilvl w:val="2"/>
          <w:numId w:val="5"/>
        </w:numPr>
        <w:spacing w:line="240" w:lineRule="auto"/>
      </w:pPr>
      <w:r>
        <w:t xml:space="preserve">Alternative: </w:t>
      </w:r>
      <w:proofErr w:type="spellStart"/>
      <w:r>
        <w:t>Siltuximab</w:t>
      </w:r>
      <w:proofErr w:type="spellEnd"/>
      <w:r>
        <w:t xml:space="preserve"> 11mg/kg IV x1 (anti-IL6 </w:t>
      </w:r>
      <w:proofErr w:type="spellStart"/>
      <w:r>
        <w:t>mAb</w:t>
      </w:r>
      <w:proofErr w:type="spellEnd"/>
      <w:r>
        <w:t>)</w:t>
      </w:r>
    </w:p>
    <w:p w14:paraId="14ABAC9C" w14:textId="77777777" w:rsidR="00327D66" w:rsidRDefault="00C932BA">
      <w:pPr>
        <w:numPr>
          <w:ilvl w:val="3"/>
          <w:numId w:val="5"/>
        </w:numPr>
        <w:spacing w:line="240" w:lineRule="auto"/>
      </w:pPr>
      <w:r>
        <w:t xml:space="preserve">Common adverse effects include: </w:t>
      </w:r>
    </w:p>
    <w:p w14:paraId="1909977E" w14:textId="77777777" w:rsidR="00327D66" w:rsidRDefault="00C932BA">
      <w:pPr>
        <w:numPr>
          <w:ilvl w:val="4"/>
          <w:numId w:val="5"/>
        </w:numPr>
        <w:spacing w:line="240" w:lineRule="auto"/>
      </w:pPr>
      <w:r>
        <w:t>Edema &gt;26%</w:t>
      </w:r>
    </w:p>
    <w:p w14:paraId="200586CE" w14:textId="77777777" w:rsidR="00327D66" w:rsidRDefault="00C932BA">
      <w:pPr>
        <w:numPr>
          <w:ilvl w:val="4"/>
          <w:numId w:val="5"/>
        </w:numPr>
        <w:spacing w:line="240" w:lineRule="auto"/>
      </w:pPr>
      <w:r>
        <w:lastRenderedPageBreak/>
        <w:t>Upper respiratory infection &gt;26%</w:t>
      </w:r>
    </w:p>
    <w:p w14:paraId="0F115200" w14:textId="77777777" w:rsidR="00327D66" w:rsidRDefault="00C932BA">
      <w:pPr>
        <w:numPr>
          <w:ilvl w:val="4"/>
          <w:numId w:val="5"/>
        </w:numPr>
        <w:spacing w:line="240" w:lineRule="auto"/>
      </w:pPr>
      <w:r>
        <w:t>Pruritus / skin rash 28%</w:t>
      </w:r>
    </w:p>
    <w:p w14:paraId="26837037" w14:textId="77777777" w:rsidR="00327D66" w:rsidRDefault="00C932BA">
      <w:pPr>
        <w:numPr>
          <w:ilvl w:val="4"/>
          <w:numId w:val="5"/>
        </w:numPr>
        <w:spacing w:line="240" w:lineRule="auto"/>
      </w:pPr>
      <w:r>
        <w:t>Hyperuricemia 11%</w:t>
      </w:r>
    </w:p>
    <w:p w14:paraId="1B74B9E3" w14:textId="77777777" w:rsidR="00327D66" w:rsidRDefault="00C932BA">
      <w:pPr>
        <w:numPr>
          <w:ilvl w:val="4"/>
          <w:numId w:val="5"/>
        </w:numPr>
        <w:spacing w:line="240" w:lineRule="auto"/>
      </w:pPr>
      <w:r>
        <w:t>Lower respiratory tract infection 8%</w:t>
      </w:r>
    </w:p>
    <w:p w14:paraId="680BED03" w14:textId="77777777" w:rsidR="00327D66" w:rsidRDefault="00C932BA">
      <w:pPr>
        <w:numPr>
          <w:ilvl w:val="4"/>
          <w:numId w:val="5"/>
        </w:numPr>
        <w:spacing w:line="240" w:lineRule="auto"/>
      </w:pPr>
      <w:r>
        <w:t>Thrombocytopenia 8%</w:t>
      </w:r>
    </w:p>
    <w:p w14:paraId="2C908B18" w14:textId="77777777" w:rsidR="00327D66" w:rsidRDefault="00C932BA">
      <w:pPr>
        <w:numPr>
          <w:ilvl w:val="4"/>
          <w:numId w:val="5"/>
        </w:numPr>
        <w:spacing w:line="240" w:lineRule="auto"/>
      </w:pPr>
      <w:r>
        <w:t xml:space="preserve">Hypotension 4% </w:t>
      </w:r>
    </w:p>
    <w:p w14:paraId="4034ECFD" w14:textId="77777777" w:rsidR="00327D66" w:rsidRDefault="00C932BA">
      <w:pPr>
        <w:pStyle w:val="Heading2"/>
        <w:numPr>
          <w:ilvl w:val="0"/>
          <w:numId w:val="5"/>
        </w:numPr>
        <w:spacing w:line="240" w:lineRule="auto"/>
      </w:pPr>
      <w:bookmarkStart w:id="42" w:name="_wr1agkjgho7b" w:colFirst="0" w:colLast="0"/>
      <w:bookmarkEnd w:id="42"/>
      <w:r>
        <w:t>Hydroxychloroquine and Chloroquine</w:t>
      </w:r>
    </w:p>
    <w:p w14:paraId="49747482" w14:textId="77777777" w:rsidR="00327D66" w:rsidRDefault="00C932BA">
      <w:pPr>
        <w:numPr>
          <w:ilvl w:val="1"/>
          <w:numId w:val="5"/>
        </w:numPr>
        <w:rPr>
          <w:b/>
        </w:rPr>
      </w:pPr>
      <w:r>
        <w:rPr>
          <w:b/>
          <w:highlight w:val="white"/>
        </w:rPr>
        <w:t>Pathophysiology:</w:t>
      </w:r>
    </w:p>
    <w:p w14:paraId="13A68DD3" w14:textId="77777777" w:rsidR="00327D66" w:rsidRDefault="00C932BA">
      <w:pPr>
        <w:numPr>
          <w:ilvl w:val="2"/>
          <w:numId w:val="5"/>
        </w:numPr>
        <w:shd w:val="clear" w:color="auto" w:fill="FFFFFF"/>
        <w:rPr>
          <w:highlight w:val="white"/>
        </w:rPr>
      </w:pPr>
      <w:r>
        <w:rPr>
          <w:highlight w:val="white"/>
        </w:rPr>
        <w:t>Hydroxychloroquine (HQ) is an anti-malarial 4-aminoquinoline shown to have in vitro (but</w:t>
      </w:r>
      <w:r>
        <w:rPr>
          <w:highlight w:val="white"/>
        </w:rPr>
        <w:t xml:space="preserve"> not yet in-vivo) activity against diverse RNA viruses including SARS-CoV-1 (</w:t>
      </w:r>
      <w:proofErr w:type="spellStart"/>
      <w:r>
        <w:fldChar w:fldCharType="begin"/>
      </w:r>
      <w:r>
        <w:instrText xml:space="preserve"> HYPERLINK "http://www.ncbi.nlm.nih.gov/pubmed/32147496" \h </w:instrText>
      </w:r>
      <w:r>
        <w:fldChar w:fldCharType="separate"/>
      </w:r>
      <w:r>
        <w:rPr>
          <w:color w:val="1155CC"/>
          <w:highlight w:val="white"/>
          <w:u w:val="single"/>
        </w:rPr>
        <w:t>T</w:t>
      </w:r>
      <w:r>
        <w:rPr>
          <w:color w:val="1155CC"/>
          <w:highlight w:val="white"/>
          <w:u w:val="single"/>
        </w:rPr>
        <w:fldChar w:fldCharType="end"/>
      </w:r>
      <w:hyperlink r:id="rId179">
        <w:r>
          <w:rPr>
            <w:color w:val="1155CC"/>
            <w:u w:val="single"/>
          </w:rPr>
          <w:t>ouret</w:t>
        </w:r>
        <w:proofErr w:type="spellEnd"/>
        <w:r>
          <w:rPr>
            <w:color w:val="1155CC"/>
            <w:u w:val="single"/>
          </w:rPr>
          <w:t xml:space="preserve"> and de </w:t>
        </w:r>
        <w:proofErr w:type="spellStart"/>
        <w:r>
          <w:rPr>
            <w:color w:val="1155CC"/>
            <w:u w:val="single"/>
          </w:rPr>
          <w:t>Lamballerie</w:t>
        </w:r>
        <w:proofErr w:type="spellEnd"/>
        <w:r>
          <w:rPr>
            <w:color w:val="1155CC"/>
            <w:u w:val="single"/>
          </w:rPr>
          <w:t xml:space="preserve">, </w:t>
        </w:r>
      </w:hyperlink>
      <w:hyperlink r:id="rId180">
        <w:proofErr w:type="spellStart"/>
        <w:r>
          <w:rPr>
            <w:i/>
            <w:color w:val="1155CC"/>
            <w:highlight w:val="white"/>
            <w:u w:val="single"/>
          </w:rPr>
          <w:t>Antivir</w:t>
        </w:r>
        <w:proofErr w:type="spellEnd"/>
        <w:r>
          <w:rPr>
            <w:i/>
            <w:color w:val="1155CC"/>
            <w:highlight w:val="white"/>
            <w:u w:val="single"/>
          </w:rPr>
          <w:t xml:space="preserve"> Res</w:t>
        </w:r>
      </w:hyperlink>
      <w:hyperlink r:id="rId181">
        <w:r>
          <w:rPr>
            <w:color w:val="1155CC"/>
            <w:highlight w:val="white"/>
            <w:u w:val="single"/>
          </w:rPr>
          <w:t>, 2020</w:t>
        </w:r>
      </w:hyperlink>
      <w:r>
        <w:rPr>
          <w:highlight w:val="white"/>
        </w:rPr>
        <w:t xml:space="preserve">). </w:t>
      </w:r>
    </w:p>
    <w:p w14:paraId="779B8F05" w14:textId="77777777" w:rsidR="00327D66" w:rsidRDefault="00C932BA">
      <w:pPr>
        <w:numPr>
          <w:ilvl w:val="2"/>
          <w:numId w:val="5"/>
        </w:numPr>
        <w:shd w:val="clear" w:color="auto" w:fill="FFFFFF"/>
        <w:rPr>
          <w:highlight w:val="white"/>
        </w:rPr>
      </w:pPr>
      <w:r>
        <w:rPr>
          <w:highlight w:val="white"/>
        </w:rPr>
        <w:t>HQ is thought to act through multiple mechanisms (</w:t>
      </w:r>
      <w:proofErr w:type="spellStart"/>
      <w:r>
        <w:fldChar w:fldCharType="begin"/>
      </w:r>
      <w:r>
        <w:instrText xml:space="preserve"> HYPERLINK "http://www.ncbi.nlm.nih.gov/pubmed/32171740" \h </w:instrText>
      </w:r>
      <w:r>
        <w:fldChar w:fldCharType="separate"/>
      </w:r>
      <w:r>
        <w:rPr>
          <w:color w:val="1155CC"/>
          <w:highlight w:val="white"/>
          <w:u w:val="single"/>
        </w:rPr>
        <w:t>Devaux</w:t>
      </w:r>
      <w:proofErr w:type="spellEnd"/>
      <w:r>
        <w:rPr>
          <w:color w:val="1155CC"/>
          <w:highlight w:val="white"/>
          <w:u w:val="single"/>
        </w:rPr>
        <w:t xml:space="preserve"> et al, </w:t>
      </w:r>
      <w:r>
        <w:rPr>
          <w:color w:val="1155CC"/>
          <w:highlight w:val="white"/>
          <w:u w:val="single"/>
        </w:rPr>
        <w:fldChar w:fldCharType="end"/>
      </w:r>
      <w:hyperlink r:id="rId182">
        <w:r>
          <w:rPr>
            <w:i/>
            <w:color w:val="1155CC"/>
            <w:highlight w:val="white"/>
            <w:u w:val="single"/>
          </w:rPr>
          <w:t xml:space="preserve">Int J </w:t>
        </w:r>
        <w:proofErr w:type="spellStart"/>
        <w:r>
          <w:rPr>
            <w:i/>
            <w:color w:val="1155CC"/>
            <w:highlight w:val="white"/>
            <w:u w:val="single"/>
          </w:rPr>
          <w:t>Antimicrob</w:t>
        </w:r>
        <w:proofErr w:type="spellEnd"/>
        <w:r>
          <w:rPr>
            <w:i/>
            <w:color w:val="1155CC"/>
            <w:highlight w:val="white"/>
            <w:u w:val="single"/>
          </w:rPr>
          <w:t xml:space="preserve"> Agent</w:t>
        </w:r>
      </w:hyperlink>
      <w:hyperlink r:id="rId183">
        <w:r>
          <w:rPr>
            <w:color w:val="1155CC"/>
            <w:highlight w:val="white"/>
            <w:u w:val="single"/>
          </w:rPr>
          <w:t>, 2020</w:t>
        </w:r>
      </w:hyperlink>
      <w:r>
        <w:rPr>
          <w:highlight w:val="white"/>
        </w:rPr>
        <w:t>):</w:t>
      </w:r>
    </w:p>
    <w:p w14:paraId="25CABBF0" w14:textId="77777777" w:rsidR="00327D66" w:rsidRDefault="00C932BA">
      <w:pPr>
        <w:numPr>
          <w:ilvl w:val="3"/>
          <w:numId w:val="5"/>
        </w:numPr>
        <w:shd w:val="clear" w:color="auto" w:fill="FFFFFF"/>
        <w:rPr>
          <w:highlight w:val="white"/>
        </w:rPr>
      </w:pPr>
      <w:r>
        <w:rPr>
          <w:b/>
          <w:highlight w:val="white"/>
        </w:rPr>
        <w:t>Inhibition of viral entry.</w:t>
      </w:r>
      <w:r>
        <w:rPr>
          <w:highlight w:val="white"/>
        </w:rPr>
        <w:t xml:space="preserve"> HQ inhibits synthesis of sialic acids and interferes with protein glycosylation,</w:t>
      </w:r>
      <w:r>
        <w:rPr>
          <w:highlight w:val="white"/>
        </w:rPr>
        <w:t xml:space="preserve"> which may disrupt interactions necessary for viral attachment and entry (</w:t>
      </w:r>
      <w:hyperlink r:id="rId184">
        <w:r>
          <w:rPr>
            <w:color w:val="1155CC"/>
            <w:highlight w:val="white"/>
            <w:u w:val="single"/>
          </w:rPr>
          <w:t xml:space="preserve">Vincent et </w:t>
        </w:r>
      </w:hyperlink>
      <w:hyperlink r:id="rId185">
        <w:r>
          <w:rPr>
            <w:color w:val="1155CC"/>
            <w:highlight w:val="white"/>
            <w:u w:val="single"/>
          </w:rPr>
          <w:t xml:space="preserve">al, </w:t>
        </w:r>
      </w:hyperlink>
      <w:hyperlink r:id="rId186">
        <w:proofErr w:type="spellStart"/>
        <w:r>
          <w:rPr>
            <w:i/>
            <w:color w:val="1155CC"/>
            <w:highlight w:val="white"/>
            <w:u w:val="single"/>
          </w:rPr>
          <w:t>Virol</w:t>
        </w:r>
        <w:proofErr w:type="spellEnd"/>
        <w:r>
          <w:rPr>
            <w:i/>
            <w:color w:val="1155CC"/>
            <w:highlight w:val="white"/>
            <w:u w:val="single"/>
          </w:rPr>
          <w:t xml:space="preserve"> J</w:t>
        </w:r>
      </w:hyperlink>
      <w:hyperlink r:id="rId187">
        <w:r>
          <w:rPr>
            <w:color w:val="1155CC"/>
            <w:highlight w:val="white"/>
            <w:u w:val="single"/>
          </w:rPr>
          <w:t>, 2005</w:t>
        </w:r>
      </w:hyperlink>
      <w:r>
        <w:rPr>
          <w:highlight w:val="white"/>
        </w:rPr>
        <w:t xml:space="preserve">; </w:t>
      </w:r>
      <w:hyperlink r:id="rId188">
        <w:proofErr w:type="spellStart"/>
        <w:r>
          <w:rPr>
            <w:color w:val="1155CC"/>
            <w:highlight w:val="white"/>
            <w:u w:val="single"/>
          </w:rPr>
          <w:t>Olofsson</w:t>
        </w:r>
        <w:proofErr w:type="spellEnd"/>
        <w:r>
          <w:rPr>
            <w:color w:val="1155CC"/>
            <w:highlight w:val="white"/>
            <w:u w:val="single"/>
          </w:rPr>
          <w:t xml:space="preserve"> et al, </w:t>
        </w:r>
      </w:hyperlink>
      <w:hyperlink r:id="rId189">
        <w:r>
          <w:rPr>
            <w:i/>
            <w:color w:val="1155CC"/>
            <w:highlight w:val="white"/>
            <w:u w:val="single"/>
          </w:rPr>
          <w:t>Lancet Infect Dis,</w:t>
        </w:r>
      </w:hyperlink>
      <w:hyperlink r:id="rId190">
        <w:r>
          <w:rPr>
            <w:color w:val="1155CC"/>
            <w:highlight w:val="white"/>
            <w:u w:val="single"/>
          </w:rPr>
          <w:t xml:space="preserve"> 2005</w:t>
        </w:r>
      </w:hyperlink>
      <w:r>
        <w:rPr>
          <w:highlight w:val="white"/>
        </w:rPr>
        <w:t>).</w:t>
      </w:r>
    </w:p>
    <w:p w14:paraId="6D98A93F" w14:textId="77777777" w:rsidR="00327D66" w:rsidRDefault="00C932BA">
      <w:pPr>
        <w:numPr>
          <w:ilvl w:val="3"/>
          <w:numId w:val="5"/>
        </w:numPr>
        <w:shd w:val="clear" w:color="auto" w:fill="FFFFFF"/>
        <w:rPr>
          <w:highlight w:val="white"/>
        </w:rPr>
      </w:pPr>
      <w:r>
        <w:rPr>
          <w:b/>
          <w:highlight w:val="white"/>
        </w:rPr>
        <w:t>Inhibition of viral release into the host cell.</w:t>
      </w:r>
      <w:r>
        <w:rPr>
          <w:highlight w:val="white"/>
        </w:rPr>
        <w:t xml:space="preserve"> HQ blocks endosomal acidifi</w:t>
      </w:r>
      <w:r>
        <w:rPr>
          <w:highlight w:val="white"/>
        </w:rPr>
        <w:t>cation, which activates endosomal proteases. These proteases are required to initiate coronavirus/endosome fusion that releases viral particles into the cell (</w:t>
      </w:r>
      <w:hyperlink r:id="rId191">
        <w:r>
          <w:rPr>
            <w:color w:val="1155CC"/>
            <w:highlight w:val="white"/>
            <w:u w:val="single"/>
          </w:rPr>
          <w:t xml:space="preserve">Yang et al, </w:t>
        </w:r>
      </w:hyperlink>
      <w:hyperlink r:id="rId192">
        <w:r>
          <w:rPr>
            <w:i/>
            <w:color w:val="1155CC"/>
            <w:highlight w:val="white"/>
            <w:u w:val="single"/>
          </w:rPr>
          <w:t xml:space="preserve">J </w:t>
        </w:r>
        <w:proofErr w:type="spellStart"/>
        <w:r>
          <w:rPr>
            <w:i/>
            <w:color w:val="1155CC"/>
            <w:highlight w:val="white"/>
            <w:u w:val="single"/>
          </w:rPr>
          <w:t>Virol</w:t>
        </w:r>
        <w:proofErr w:type="spellEnd"/>
        <w:r>
          <w:rPr>
            <w:i/>
            <w:color w:val="1155CC"/>
            <w:highlight w:val="white"/>
            <w:u w:val="single"/>
          </w:rPr>
          <w:t xml:space="preserve"> </w:t>
        </w:r>
      </w:hyperlink>
      <w:hyperlink r:id="rId193">
        <w:r>
          <w:rPr>
            <w:color w:val="1155CC"/>
            <w:highlight w:val="white"/>
            <w:u w:val="single"/>
          </w:rPr>
          <w:t>2004</w:t>
        </w:r>
      </w:hyperlink>
      <w:r>
        <w:rPr>
          <w:highlight w:val="white"/>
        </w:rPr>
        <w:t>).</w:t>
      </w:r>
    </w:p>
    <w:p w14:paraId="14A1C588" w14:textId="77777777" w:rsidR="00327D66" w:rsidRDefault="00C932BA">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w:t>
      </w:r>
      <w:r>
        <w:rPr>
          <w:highlight w:val="white"/>
        </w:rPr>
        <w:t>on other RNA viruses have shown a resulting accumulation of non-infective viral particles, or an inability of viral particles to bud out of the host cell (</w:t>
      </w:r>
      <w:commentRangeStart w:id="43"/>
      <w:commentRangeStart w:id="44"/>
      <w:r>
        <w:fldChar w:fldCharType="begin"/>
      </w:r>
      <w:r>
        <w:instrText xml:space="preserve"> HYPERLINK "http://www.ncbi.nlm.nih.gov/pubmed/15076236" \h </w:instrText>
      </w:r>
      <w:r>
        <w:fldChar w:fldCharType="separate"/>
      </w:r>
      <w:r>
        <w:rPr>
          <w:color w:val="1155CC"/>
          <w:highlight w:val="white"/>
          <w:u w:val="single"/>
        </w:rPr>
        <w:t xml:space="preserve">Savarino et al, </w:t>
      </w:r>
      <w:r>
        <w:rPr>
          <w:color w:val="1155CC"/>
          <w:highlight w:val="white"/>
          <w:u w:val="single"/>
        </w:rPr>
        <w:fldChar w:fldCharType="end"/>
      </w:r>
      <w:hyperlink r:id="rId194">
        <w:r>
          <w:rPr>
            <w:i/>
            <w:color w:val="1155CC"/>
            <w:highlight w:val="white"/>
            <w:u w:val="single"/>
          </w:rPr>
          <w:t xml:space="preserve">J </w:t>
        </w:r>
        <w:proofErr w:type="spellStart"/>
        <w:r>
          <w:rPr>
            <w:i/>
            <w:color w:val="1155CC"/>
            <w:highlight w:val="white"/>
            <w:u w:val="single"/>
          </w:rPr>
          <w:t>Acquir</w:t>
        </w:r>
        <w:proofErr w:type="spellEnd"/>
        <w:r>
          <w:rPr>
            <w:i/>
            <w:color w:val="1155CC"/>
            <w:highlight w:val="white"/>
            <w:u w:val="single"/>
          </w:rPr>
          <w:t xml:space="preserve"> </w:t>
        </w:r>
      </w:hyperlink>
      <w:hyperlink r:id="rId195">
        <w:r>
          <w:rPr>
            <w:i/>
            <w:color w:val="1155CC"/>
            <w:highlight w:val="white"/>
            <w:u w:val="single"/>
          </w:rPr>
          <w:t xml:space="preserve">Immune </w:t>
        </w:r>
        <w:proofErr w:type="spellStart"/>
        <w:r>
          <w:rPr>
            <w:i/>
            <w:color w:val="1155CC"/>
            <w:highlight w:val="white"/>
            <w:u w:val="single"/>
          </w:rPr>
          <w:t>Defic</w:t>
        </w:r>
        <w:proofErr w:type="spellEnd"/>
        <w:r>
          <w:rPr>
            <w:i/>
            <w:color w:val="1155CC"/>
            <w:highlight w:val="white"/>
            <w:u w:val="single"/>
          </w:rPr>
          <w:t xml:space="preserve"> </w:t>
        </w:r>
        <w:proofErr w:type="spellStart"/>
        <w:r>
          <w:rPr>
            <w:i/>
            <w:color w:val="1155CC"/>
            <w:highlight w:val="white"/>
            <w:u w:val="single"/>
          </w:rPr>
          <w:t>Syndr</w:t>
        </w:r>
        <w:proofErr w:type="spellEnd"/>
      </w:hyperlink>
      <w:hyperlink r:id="rId196">
        <w:r>
          <w:rPr>
            <w:color w:val="1155CC"/>
            <w:highlight w:val="white"/>
            <w:u w:val="single"/>
          </w:rPr>
          <w:t xml:space="preserve">, </w:t>
        </w:r>
      </w:hyperlink>
      <w:commentRangeEnd w:id="43"/>
      <w:r>
        <w:commentReference w:id="43"/>
      </w:r>
      <w:commentRangeEnd w:id="44"/>
      <w:r>
        <w:commentReference w:id="44"/>
      </w:r>
      <w:hyperlink r:id="rId197">
        <w:r>
          <w:rPr>
            <w:color w:val="1155CC"/>
            <w:highlight w:val="white"/>
            <w:u w:val="single"/>
          </w:rPr>
          <w:t>2004</w:t>
        </w:r>
      </w:hyperlink>
      <w:commentRangeStart w:id="45"/>
      <w:commentRangeStart w:id="46"/>
      <w:r>
        <w:rPr>
          <w:highlight w:val="white"/>
        </w:rPr>
        <w:t>;</w:t>
      </w:r>
      <w:commentRangeEnd w:id="45"/>
      <w:r>
        <w:commentReference w:id="45"/>
      </w:r>
      <w:commentRangeEnd w:id="46"/>
      <w:r>
        <w:commentReference w:id="46"/>
      </w:r>
      <w:r>
        <w:rPr>
          <w:highlight w:val="white"/>
        </w:rPr>
        <w:t xml:space="preserve"> </w:t>
      </w:r>
      <w:hyperlink r:id="rId198">
        <w:proofErr w:type="spellStart"/>
        <w:r>
          <w:rPr>
            <w:color w:val="1155CC"/>
            <w:highlight w:val="white"/>
            <w:u w:val="single"/>
          </w:rPr>
          <w:t>Klumperman</w:t>
        </w:r>
        <w:proofErr w:type="spellEnd"/>
        <w:r>
          <w:rPr>
            <w:color w:val="1155CC"/>
            <w:highlight w:val="white"/>
            <w:u w:val="single"/>
          </w:rPr>
          <w:t xml:space="preserve"> et al, </w:t>
        </w:r>
      </w:hyperlink>
      <w:hyperlink r:id="rId199">
        <w:r>
          <w:rPr>
            <w:i/>
            <w:color w:val="1155CC"/>
            <w:highlight w:val="white"/>
            <w:u w:val="single"/>
          </w:rPr>
          <w:t xml:space="preserve">J </w:t>
        </w:r>
        <w:proofErr w:type="spellStart"/>
        <w:r>
          <w:rPr>
            <w:i/>
            <w:color w:val="1155CC"/>
            <w:highlight w:val="white"/>
            <w:u w:val="single"/>
          </w:rPr>
          <w:t>Virol</w:t>
        </w:r>
        <w:proofErr w:type="spellEnd"/>
      </w:hyperlink>
      <w:hyperlink r:id="rId200">
        <w:r>
          <w:rPr>
            <w:color w:val="1155CC"/>
            <w:highlight w:val="white"/>
            <w:u w:val="single"/>
          </w:rPr>
          <w:t>, 1994</w:t>
        </w:r>
      </w:hyperlink>
      <w:r>
        <w:rPr>
          <w:highlight w:val="white"/>
        </w:rPr>
        <w:t>).</w:t>
      </w:r>
    </w:p>
    <w:p w14:paraId="1D23BEC3" w14:textId="77777777" w:rsidR="00327D66" w:rsidRDefault="00C932BA">
      <w:pPr>
        <w:numPr>
          <w:ilvl w:val="3"/>
          <w:numId w:val="5"/>
        </w:numPr>
        <w:shd w:val="clear" w:color="auto" w:fill="FFFFFF"/>
        <w:rPr>
          <w:highlight w:val="white"/>
        </w:rPr>
      </w:pPr>
      <w:r>
        <w:rPr>
          <w:b/>
          <w:highlight w:val="white"/>
        </w:rPr>
        <w:t>Immune modulation.</w:t>
      </w:r>
      <w:r>
        <w:rPr>
          <w:highlight w:val="white"/>
        </w:rPr>
        <w:t xml:space="preserve"> HQ reduces toll-like receptors and </w:t>
      </w:r>
      <w:proofErr w:type="spellStart"/>
      <w:r>
        <w:rPr>
          <w:highlight w:val="white"/>
        </w:rPr>
        <w:t>cGAS</w:t>
      </w:r>
      <w:proofErr w:type="spellEnd"/>
      <w:r>
        <w:rPr>
          <w:highlight w:val="white"/>
        </w:rPr>
        <w:t>-STING signaling. It has been shown to reduce release of a number of pro-inflammatory cytokines from several immune cell types (</w:t>
      </w:r>
      <w:proofErr w:type="spellStart"/>
      <w:r>
        <w:fldChar w:fldCharType="begin"/>
      </w:r>
      <w:r>
        <w:instrText xml:space="preserve"> HYPERLINK "http://www.ncbi.nlm.nih.gov/pubmed/32034323" \h </w:instrText>
      </w:r>
      <w:r>
        <w:fldChar w:fldCharType="separate"/>
      </w:r>
      <w:r>
        <w:rPr>
          <w:color w:val="1155CC"/>
          <w:highlight w:val="white"/>
          <w:u w:val="single"/>
        </w:rPr>
        <w:t>Schrezenmeier</w:t>
      </w:r>
      <w:proofErr w:type="spellEnd"/>
      <w:r>
        <w:rPr>
          <w:color w:val="1155CC"/>
          <w:highlight w:val="white"/>
          <w:u w:val="single"/>
        </w:rPr>
        <w:t xml:space="preserve"> and Dorner, </w:t>
      </w:r>
      <w:r>
        <w:rPr>
          <w:color w:val="1155CC"/>
          <w:highlight w:val="white"/>
          <w:u w:val="single"/>
        </w:rPr>
        <w:fldChar w:fldCharType="end"/>
      </w:r>
      <w:hyperlink r:id="rId201">
        <w:r>
          <w:rPr>
            <w:i/>
            <w:color w:val="1155CC"/>
            <w:highlight w:val="white"/>
            <w:u w:val="single"/>
          </w:rPr>
          <w:t>Nat Rev Rheum</w:t>
        </w:r>
      </w:hyperlink>
      <w:hyperlink r:id="rId202">
        <w:r>
          <w:rPr>
            <w:color w:val="1155CC"/>
            <w:highlight w:val="white"/>
            <w:u w:val="single"/>
          </w:rPr>
          <w:t>, 2020</w:t>
        </w:r>
      </w:hyperlink>
      <w:r>
        <w:rPr>
          <w:highlight w:val="white"/>
        </w:rPr>
        <w:t>).</w:t>
      </w:r>
    </w:p>
    <w:p w14:paraId="7F59F5D5" w14:textId="77777777" w:rsidR="00327D66" w:rsidRDefault="00C932BA">
      <w:pPr>
        <w:numPr>
          <w:ilvl w:val="1"/>
          <w:numId w:val="5"/>
        </w:numPr>
        <w:rPr>
          <w:b/>
        </w:rPr>
      </w:pPr>
      <w:r>
        <w:rPr>
          <w:b/>
          <w:highlight w:val="white"/>
        </w:rPr>
        <w:t>Data:</w:t>
      </w:r>
    </w:p>
    <w:p w14:paraId="3938F905" w14:textId="77777777" w:rsidR="00327D66" w:rsidRDefault="00C932BA">
      <w:pPr>
        <w:numPr>
          <w:ilvl w:val="2"/>
          <w:numId w:val="5"/>
        </w:numPr>
      </w:pPr>
      <w:r>
        <w:rPr>
          <w:highlight w:val="white"/>
        </w:rPr>
        <w:t>An expert cons</w:t>
      </w:r>
      <w:r>
        <w:rPr>
          <w:highlight w:val="white"/>
        </w:rPr>
        <w:t>ensus group out of China suggests that Chloroquine improved lung imaging and shortened disease course (</w:t>
      </w:r>
      <w:proofErr w:type="spellStart"/>
      <w:r>
        <w:fldChar w:fldCharType="begin"/>
      </w:r>
      <w:r>
        <w:instrText xml:space="preserve"> HYPERLINK "http://www.ncbi.nlm.nih.gov/pubmed/32075365" \h </w:instrText>
      </w:r>
      <w:r>
        <w:fldChar w:fldCharType="separate"/>
      </w:r>
      <w:r>
        <w:rPr>
          <w:color w:val="1155CC"/>
          <w:highlight w:val="white"/>
          <w:u w:val="single"/>
        </w:rPr>
        <w:t>Zhonghua</w:t>
      </w:r>
      <w:proofErr w:type="spellEnd"/>
      <w:r>
        <w:rPr>
          <w:color w:val="1155CC"/>
          <w:highlight w:val="white"/>
          <w:u w:val="single"/>
        </w:rPr>
        <w:t xml:space="preserve"> et al, </w:t>
      </w:r>
      <w:r>
        <w:rPr>
          <w:color w:val="1155CC"/>
          <w:highlight w:val="white"/>
          <w:u w:val="single"/>
        </w:rPr>
        <w:fldChar w:fldCharType="end"/>
      </w:r>
      <w:hyperlink r:id="rId203">
        <w:r>
          <w:rPr>
            <w:i/>
            <w:color w:val="1155CC"/>
            <w:highlight w:val="white"/>
            <w:u w:val="single"/>
          </w:rPr>
          <w:t>CMAPH</w:t>
        </w:r>
      </w:hyperlink>
      <w:hyperlink r:id="rId204">
        <w:r>
          <w:rPr>
            <w:color w:val="1155CC"/>
            <w:highlight w:val="white"/>
            <w:u w:val="single"/>
          </w:rPr>
          <w:t>, 2020</w:t>
        </w:r>
      </w:hyperlink>
      <w:r>
        <w:rPr>
          <w:highlight w:val="white"/>
        </w:rPr>
        <w:t>). Chloroquine will be included in the next treatment guidelines from the National Health Commission, but the specific data on which this is based is not available yet (</w:t>
      </w:r>
      <w:hyperlink r:id="rId205">
        <w:r>
          <w:rPr>
            <w:color w:val="1155CC"/>
            <w:highlight w:val="white"/>
            <w:u w:val="single"/>
          </w:rPr>
          <w:t xml:space="preserve">Gao et al, </w:t>
        </w:r>
      </w:hyperlink>
      <w:hyperlink r:id="rId206">
        <w:proofErr w:type="spellStart"/>
        <w:r>
          <w:rPr>
            <w:i/>
            <w:color w:val="1155CC"/>
            <w:highlight w:val="white"/>
            <w:u w:val="single"/>
          </w:rPr>
          <w:t>Biosci</w:t>
        </w:r>
        <w:proofErr w:type="spellEnd"/>
        <w:r>
          <w:rPr>
            <w:i/>
            <w:color w:val="1155CC"/>
            <w:highlight w:val="white"/>
            <w:u w:val="single"/>
          </w:rPr>
          <w:t xml:space="preserve"> Trends</w:t>
        </w:r>
      </w:hyperlink>
      <w:hyperlink r:id="rId207">
        <w:r>
          <w:rPr>
            <w:color w:val="1155CC"/>
            <w:highlight w:val="white"/>
            <w:u w:val="single"/>
          </w:rPr>
          <w:t>, 2020</w:t>
        </w:r>
      </w:hyperlink>
      <w:r>
        <w:rPr>
          <w:highlight w:val="white"/>
        </w:rPr>
        <w:t>).</w:t>
      </w:r>
    </w:p>
    <w:p w14:paraId="59B60C68" w14:textId="77777777" w:rsidR="00327D66" w:rsidRDefault="00C932BA">
      <w:pPr>
        <w:numPr>
          <w:ilvl w:val="2"/>
          <w:numId w:val="5"/>
        </w:numPr>
        <w:rPr>
          <w:highlight w:val="white"/>
        </w:rPr>
      </w:pPr>
      <w:r>
        <w:rPr>
          <w:highlight w:val="white"/>
        </w:rPr>
        <w:t>Hydroxychloroquine was found to be more potent than chloro</w:t>
      </w:r>
      <w:r>
        <w:rPr>
          <w:highlight w:val="white"/>
        </w:rPr>
        <w:t>quine in inhibiting SARS-CoV-2 in vitro (</w:t>
      </w:r>
      <w:hyperlink r:id="rId208">
        <w:r>
          <w:rPr>
            <w:color w:val="1155CC"/>
            <w:highlight w:val="white"/>
            <w:u w:val="single"/>
          </w:rPr>
          <w:t xml:space="preserve">Yao et al, </w:t>
        </w:r>
      </w:hyperlink>
      <w:hyperlink r:id="rId209">
        <w:r>
          <w:rPr>
            <w:i/>
            <w:color w:val="1155CC"/>
            <w:highlight w:val="white"/>
            <w:u w:val="single"/>
          </w:rPr>
          <w:t>Clin Infect Dis</w:t>
        </w:r>
      </w:hyperlink>
      <w:hyperlink r:id="rId210">
        <w:r>
          <w:rPr>
            <w:color w:val="1155CC"/>
            <w:highlight w:val="white"/>
            <w:u w:val="single"/>
          </w:rPr>
          <w:t>, 2020</w:t>
        </w:r>
      </w:hyperlink>
      <w:r>
        <w:rPr>
          <w:highlight w:val="white"/>
        </w:rPr>
        <w:t>)</w:t>
      </w:r>
    </w:p>
    <w:p w14:paraId="3806D895" w14:textId="77777777" w:rsidR="00327D66" w:rsidRDefault="00C932BA">
      <w:pPr>
        <w:numPr>
          <w:ilvl w:val="1"/>
          <w:numId w:val="5"/>
        </w:numPr>
        <w:rPr>
          <w:b/>
          <w:highlight w:val="white"/>
        </w:rPr>
      </w:pPr>
      <w:r>
        <w:rPr>
          <w:b/>
          <w:highlight w:val="white"/>
        </w:rPr>
        <w:t>Recommendation:</w:t>
      </w:r>
    </w:p>
    <w:p w14:paraId="79AFAE0F" w14:textId="77777777" w:rsidR="00327D66" w:rsidRDefault="00C932BA">
      <w:pPr>
        <w:numPr>
          <w:ilvl w:val="2"/>
          <w:numId w:val="5"/>
        </w:numPr>
        <w:rPr>
          <w:highlight w:val="white"/>
        </w:rPr>
      </w:pPr>
      <w:r>
        <w:rPr>
          <w:highlight w:val="white"/>
        </w:rPr>
        <w:t xml:space="preserve">Strong consideration of hydroxychloroquine in patients who require supplemental oxygen, or in those not on supplemental oxygen but at high </w:t>
      </w:r>
      <w:r>
        <w:rPr>
          <w:highlight w:val="white"/>
        </w:rPr>
        <w:lastRenderedPageBreak/>
        <w:t>risk for progression to severe disease, who are not candidates for other clinical trials.</w:t>
      </w:r>
    </w:p>
    <w:p w14:paraId="63B55ECC" w14:textId="77777777" w:rsidR="00327D66" w:rsidRDefault="00C932BA">
      <w:pPr>
        <w:numPr>
          <w:ilvl w:val="1"/>
          <w:numId w:val="5"/>
        </w:numPr>
        <w:rPr>
          <w:b/>
          <w:highlight w:val="white"/>
        </w:rPr>
      </w:pPr>
      <w:r>
        <w:rPr>
          <w:b/>
          <w:highlight w:val="white"/>
        </w:rPr>
        <w:t>Dos</w:t>
      </w:r>
      <w:r>
        <w:rPr>
          <w:b/>
          <w:highlight w:val="white"/>
        </w:rPr>
        <w:t xml:space="preserve">ing </w:t>
      </w:r>
      <w:r>
        <w:rPr>
          <w:b/>
          <w:i/>
          <w:highlight w:val="white"/>
        </w:rPr>
        <w:t>(from published literature)</w:t>
      </w:r>
      <w:r>
        <w:rPr>
          <w:b/>
          <w:highlight w:val="white"/>
        </w:rPr>
        <w:t>:</w:t>
      </w:r>
    </w:p>
    <w:p w14:paraId="4002A0EF" w14:textId="77777777" w:rsidR="00327D66" w:rsidRDefault="00C932BA">
      <w:pPr>
        <w:numPr>
          <w:ilvl w:val="2"/>
          <w:numId w:val="5"/>
        </w:numPr>
        <w:rPr>
          <w:highlight w:val="white"/>
        </w:rPr>
      </w:pPr>
      <w:r>
        <w:rPr>
          <w:highlight w:val="white"/>
        </w:rPr>
        <w:t xml:space="preserve">Hydroxychloroquine: </w:t>
      </w:r>
    </w:p>
    <w:p w14:paraId="3FE4CF16" w14:textId="77777777" w:rsidR="00327D66" w:rsidRDefault="00C932BA">
      <w:pPr>
        <w:numPr>
          <w:ilvl w:val="3"/>
          <w:numId w:val="5"/>
        </w:numPr>
        <w:rPr>
          <w:highlight w:val="white"/>
        </w:rPr>
      </w:pPr>
      <w:r>
        <w:rPr>
          <w:highlight w:val="white"/>
        </w:rPr>
        <w:t>400mg PO BID on the first day, followed by 200mg q12 (q8h if concerns for absorption) for 5-10 days</w:t>
      </w:r>
    </w:p>
    <w:p w14:paraId="47E945CD" w14:textId="77777777" w:rsidR="00327D66" w:rsidRDefault="00C932BA">
      <w:pPr>
        <w:numPr>
          <w:ilvl w:val="2"/>
          <w:numId w:val="5"/>
        </w:numPr>
        <w:rPr>
          <w:highlight w:val="white"/>
        </w:rPr>
      </w:pPr>
      <w:r>
        <w:rPr>
          <w:highlight w:val="white"/>
        </w:rPr>
        <w:t>Chloroquine (not available at BWH and no plans to start use):</w:t>
      </w:r>
    </w:p>
    <w:p w14:paraId="5B2795E6" w14:textId="77777777" w:rsidR="00327D66" w:rsidRDefault="00C932BA">
      <w:pPr>
        <w:numPr>
          <w:ilvl w:val="3"/>
          <w:numId w:val="5"/>
        </w:numPr>
        <w:rPr>
          <w:highlight w:val="white"/>
        </w:rPr>
      </w:pPr>
      <w:r>
        <w:rPr>
          <w:highlight w:val="white"/>
        </w:rPr>
        <w:t>500mg Chloroquine phosphate 500mg PO BID for 10 days</w:t>
      </w:r>
    </w:p>
    <w:p w14:paraId="18AE7CE3" w14:textId="77777777" w:rsidR="00327D66" w:rsidRDefault="00C932BA">
      <w:pPr>
        <w:numPr>
          <w:ilvl w:val="3"/>
          <w:numId w:val="5"/>
        </w:numPr>
        <w:rPr>
          <w:highlight w:val="white"/>
        </w:rPr>
      </w:pPr>
      <w:r>
        <w:rPr>
          <w:highlight w:val="white"/>
        </w:rPr>
        <w:t>Increased toxicity compared to hydroxychloroquine with potential adverse effects including:</w:t>
      </w:r>
    </w:p>
    <w:p w14:paraId="78F9CC41" w14:textId="77777777" w:rsidR="00327D66" w:rsidRDefault="00C932BA">
      <w:pPr>
        <w:numPr>
          <w:ilvl w:val="4"/>
          <w:numId w:val="5"/>
        </w:numPr>
        <w:rPr>
          <w:highlight w:val="white"/>
        </w:rPr>
      </w:pPr>
      <w:r>
        <w:rPr>
          <w:highlight w:val="white"/>
        </w:rPr>
        <w:t>Prolonged QT interval and risk of Torsade de poin</w:t>
      </w:r>
      <w:r>
        <w:rPr>
          <w:highlight w:val="white"/>
        </w:rPr>
        <w:t>tes</w:t>
      </w:r>
    </w:p>
    <w:p w14:paraId="221DD7DF" w14:textId="77777777" w:rsidR="00327D66" w:rsidRDefault="00C932BA">
      <w:pPr>
        <w:numPr>
          <w:ilvl w:val="4"/>
          <w:numId w:val="5"/>
        </w:numPr>
        <w:rPr>
          <w:highlight w:val="white"/>
        </w:rPr>
      </w:pPr>
      <w:r>
        <w:rPr>
          <w:highlight w:val="white"/>
        </w:rPr>
        <w:t>Cardiomyopathy</w:t>
      </w:r>
    </w:p>
    <w:p w14:paraId="6DEF3C08" w14:textId="77777777" w:rsidR="00327D66" w:rsidRDefault="00C932BA">
      <w:pPr>
        <w:numPr>
          <w:ilvl w:val="4"/>
          <w:numId w:val="5"/>
        </w:numPr>
        <w:rPr>
          <w:highlight w:val="white"/>
        </w:rPr>
      </w:pPr>
      <w:r>
        <w:rPr>
          <w:highlight w:val="white"/>
        </w:rPr>
        <w:t>Bone marrow suppression</w:t>
      </w:r>
    </w:p>
    <w:p w14:paraId="0DDEFDB0" w14:textId="77777777" w:rsidR="00327D66" w:rsidRDefault="00C932BA">
      <w:pPr>
        <w:numPr>
          <w:ilvl w:val="4"/>
          <w:numId w:val="5"/>
        </w:numPr>
        <w:rPr>
          <w:highlight w:val="white"/>
        </w:rPr>
      </w:pPr>
      <w:r>
        <w:rPr>
          <w:highlight w:val="white"/>
        </w:rPr>
        <w:t>Contraindicated in epilepsy and porphyria</w:t>
      </w:r>
    </w:p>
    <w:p w14:paraId="3EB7094D" w14:textId="77777777" w:rsidR="00327D66" w:rsidRDefault="00C932BA">
      <w:pPr>
        <w:numPr>
          <w:ilvl w:val="1"/>
          <w:numId w:val="5"/>
        </w:numPr>
        <w:rPr>
          <w:b/>
          <w:highlight w:val="white"/>
        </w:rPr>
      </w:pPr>
      <w:r>
        <w:rPr>
          <w:b/>
          <w:highlight w:val="white"/>
        </w:rPr>
        <w:t>Monitoring</w:t>
      </w:r>
    </w:p>
    <w:p w14:paraId="0EECA9F0" w14:textId="77777777" w:rsidR="00327D66" w:rsidRDefault="00C932BA">
      <w:pPr>
        <w:numPr>
          <w:ilvl w:val="2"/>
          <w:numId w:val="5"/>
        </w:numPr>
        <w:rPr>
          <w:highlight w:val="white"/>
        </w:rPr>
      </w:pPr>
      <w:r>
        <w:rPr>
          <w:highlight w:val="white"/>
        </w:rPr>
        <w:t>If hydroxychloroquine is being administered with azithromycin, there should be vigilant QTc monitoring:</w:t>
      </w:r>
    </w:p>
    <w:p w14:paraId="2840234C" w14:textId="77777777" w:rsidR="00327D66" w:rsidRDefault="00C932BA">
      <w:pPr>
        <w:numPr>
          <w:ilvl w:val="3"/>
          <w:numId w:val="5"/>
        </w:numPr>
        <w:rPr>
          <w:highlight w:val="white"/>
        </w:rPr>
      </w:pPr>
      <w:r>
        <w:rPr>
          <w:highlight w:val="white"/>
        </w:rPr>
        <w:t>Obtain baseline ECG and daily ECG</w:t>
      </w:r>
    </w:p>
    <w:p w14:paraId="3F96DC8C" w14:textId="77777777" w:rsidR="00327D66" w:rsidRDefault="00C932BA">
      <w:pPr>
        <w:numPr>
          <w:ilvl w:val="3"/>
          <w:numId w:val="5"/>
        </w:numPr>
        <w:rPr>
          <w:highlight w:val="white"/>
        </w:rPr>
      </w:pPr>
      <w:r>
        <w:rPr>
          <w:highlight w:val="white"/>
        </w:rPr>
        <w:t xml:space="preserve">Discontinue all other </w:t>
      </w:r>
      <w:r>
        <w:rPr>
          <w:highlight w:val="white"/>
        </w:rPr>
        <w:t>QT prolonging agents</w:t>
      </w:r>
    </w:p>
    <w:p w14:paraId="1997BAB5" w14:textId="77777777" w:rsidR="00327D66" w:rsidRDefault="00C932BA">
      <w:pPr>
        <w:numPr>
          <w:ilvl w:val="3"/>
          <w:numId w:val="5"/>
        </w:numPr>
        <w:rPr>
          <w:highlight w:val="white"/>
        </w:rPr>
      </w:pPr>
      <w:r>
        <w:rPr>
          <w:highlight w:val="white"/>
        </w:rPr>
        <w:t xml:space="preserve">Maintain continuous telemetry while under treatment </w:t>
      </w:r>
    </w:p>
    <w:p w14:paraId="6CE26F0B" w14:textId="77777777" w:rsidR="00327D66" w:rsidRDefault="00C932BA">
      <w:pPr>
        <w:numPr>
          <w:ilvl w:val="3"/>
          <w:numId w:val="5"/>
        </w:numPr>
        <w:rPr>
          <w:highlight w:val="white"/>
        </w:rPr>
      </w:pPr>
      <w:r>
        <w:rPr>
          <w:highlight w:val="white"/>
        </w:rPr>
        <w:t xml:space="preserve">Do not start if QTc &gt;500 or 550 with pacing or BBB. </w:t>
      </w:r>
    </w:p>
    <w:p w14:paraId="45CAE92A" w14:textId="77777777" w:rsidR="00327D66" w:rsidRDefault="00C932BA">
      <w:pPr>
        <w:numPr>
          <w:ilvl w:val="3"/>
          <w:numId w:val="5"/>
        </w:numPr>
        <w:rPr>
          <w:highlight w:val="white"/>
        </w:rPr>
      </w:pPr>
      <w:r>
        <w:rPr>
          <w:highlight w:val="white"/>
        </w:rPr>
        <w:t xml:space="preserve">Discontinue if there is an increase in PVCs or non-sustained PMVT. </w:t>
      </w:r>
    </w:p>
    <w:p w14:paraId="145FC6F4" w14:textId="77777777" w:rsidR="00327D66" w:rsidRDefault="00C932BA">
      <w:pPr>
        <w:numPr>
          <w:ilvl w:val="2"/>
          <w:numId w:val="5"/>
        </w:numPr>
        <w:rPr>
          <w:highlight w:val="white"/>
        </w:rPr>
      </w:pPr>
      <w:r>
        <w:rPr>
          <w:highlight w:val="white"/>
        </w:rPr>
        <w:t>There is a reported risk of hydroxychloroquine induced cardio</w:t>
      </w:r>
      <w:r>
        <w:rPr>
          <w:highlight w:val="white"/>
        </w:rPr>
        <w:t>myopathy. Case series and reports have found this to be a long-term (years) and dose-dependent phenomenon. Given the anticipated short duration in COVID-19, it is not an expected risk (</w:t>
      </w:r>
      <w:hyperlink r:id="rId211">
        <w:r>
          <w:rPr>
            <w:color w:val="1155CC"/>
            <w:highlight w:val="white"/>
            <w:u w:val="single"/>
          </w:rPr>
          <w:t xml:space="preserve">Nord et </w:t>
        </w:r>
        <w:r>
          <w:rPr>
            <w:color w:val="1155CC"/>
            <w:highlight w:val="white"/>
            <w:u w:val="single"/>
          </w:rPr>
          <w:t xml:space="preserve">al, </w:t>
        </w:r>
      </w:hyperlink>
      <w:hyperlink r:id="rId212">
        <w:proofErr w:type="spellStart"/>
        <w:r>
          <w:rPr>
            <w:i/>
            <w:color w:val="1155CC"/>
            <w:highlight w:val="white"/>
            <w:u w:val="single"/>
          </w:rPr>
          <w:t>Semin</w:t>
        </w:r>
        <w:proofErr w:type="spellEnd"/>
        <w:r>
          <w:rPr>
            <w:i/>
            <w:color w:val="1155CC"/>
            <w:highlight w:val="white"/>
            <w:u w:val="single"/>
          </w:rPr>
          <w:t xml:space="preserve"> Arthritis Rheum</w:t>
        </w:r>
      </w:hyperlink>
      <w:hyperlink r:id="rId213">
        <w:r>
          <w:rPr>
            <w:color w:val="1155CC"/>
            <w:highlight w:val="white"/>
            <w:u w:val="single"/>
          </w:rPr>
          <w:t>, 2004</w:t>
        </w:r>
      </w:hyperlink>
      <w:r>
        <w:rPr>
          <w:highlight w:val="white"/>
        </w:rPr>
        <w:t xml:space="preserve">). </w:t>
      </w:r>
    </w:p>
    <w:p w14:paraId="39603830" w14:textId="77777777" w:rsidR="00327D66" w:rsidRDefault="00327D66">
      <w:pPr>
        <w:rPr>
          <w:b/>
          <w:highlight w:val="white"/>
        </w:rPr>
      </w:pPr>
    </w:p>
    <w:p w14:paraId="3B585018" w14:textId="77777777" w:rsidR="00327D66" w:rsidRDefault="00327D66">
      <w:pPr>
        <w:ind w:left="3600"/>
        <w:rPr>
          <w:highlight w:val="white"/>
        </w:rPr>
      </w:pPr>
    </w:p>
    <w:p w14:paraId="46058D92" w14:textId="77777777" w:rsidR="00327D66" w:rsidRDefault="00C932BA">
      <w:pPr>
        <w:pStyle w:val="Heading2"/>
        <w:numPr>
          <w:ilvl w:val="0"/>
          <w:numId w:val="5"/>
        </w:numPr>
        <w:tabs>
          <w:tab w:val="left" w:pos="380"/>
        </w:tabs>
        <w:spacing w:after="0"/>
      </w:pPr>
      <w:bookmarkStart w:id="47" w:name="_uebugzw0ifj" w:colFirst="0" w:colLast="0"/>
      <w:bookmarkEnd w:id="47"/>
      <w:r>
        <w:t>Angiotensin Converting Enzyme Inhibitors (ACE-I) and Angiotensin II Receptor Blockers (ARB)</w:t>
      </w:r>
    </w:p>
    <w:p w14:paraId="5E15069C" w14:textId="77777777" w:rsidR="00327D66" w:rsidRDefault="00C932BA">
      <w:pPr>
        <w:numPr>
          <w:ilvl w:val="1"/>
          <w:numId w:val="18"/>
        </w:numPr>
        <w:rPr>
          <w:b/>
        </w:rPr>
      </w:pPr>
      <w:r>
        <w:rPr>
          <w:b/>
        </w:rPr>
        <w:t>P</w:t>
      </w:r>
      <w:r>
        <w:rPr>
          <w:b/>
        </w:rPr>
        <w:t>athophysiology:</w:t>
      </w:r>
    </w:p>
    <w:p w14:paraId="67AB7014" w14:textId="77777777" w:rsidR="00327D66" w:rsidRDefault="00C932BA">
      <w:pPr>
        <w:numPr>
          <w:ilvl w:val="2"/>
          <w:numId w:val="18"/>
        </w:numPr>
      </w:pPr>
      <w:r>
        <w:t>SARS-CoV-2, the virus that causes COVID-19, enters via the same cell entry receptor as SARS-</w:t>
      </w:r>
      <w:proofErr w:type="spellStart"/>
      <w:r>
        <w:t>CoV</w:t>
      </w:r>
      <w:proofErr w:type="spellEnd"/>
      <w:r>
        <w:t>: angiotensin converting enzyme II (ACE2) (</w:t>
      </w:r>
      <w:hyperlink r:id="rId214">
        <w:r>
          <w:rPr>
            <w:color w:val="1155CC"/>
            <w:u w:val="single"/>
          </w:rPr>
          <w:t>Paules et al</w:t>
        </w:r>
      </w:hyperlink>
      <w:hyperlink r:id="rId215">
        <w:r>
          <w:rPr>
            <w:i/>
            <w:color w:val="1155CC"/>
            <w:u w:val="single"/>
          </w:rPr>
          <w:t xml:space="preserve">, JAMA, </w:t>
        </w:r>
      </w:hyperlink>
      <w:hyperlink r:id="rId216">
        <w:r>
          <w:rPr>
            <w:color w:val="1155CC"/>
            <w:u w:val="single"/>
          </w:rPr>
          <w:t>2020</w:t>
        </w:r>
      </w:hyperlink>
      <w:r>
        <w:t>). SARS-CoV-2 is thought to have a higher affinity to ACE2 than SARS-</w:t>
      </w:r>
      <w:proofErr w:type="spellStart"/>
      <w:r>
        <w:t>CoV</w:t>
      </w:r>
      <w:proofErr w:type="spellEnd"/>
      <w:r>
        <w:t xml:space="preserve">. </w:t>
      </w:r>
    </w:p>
    <w:p w14:paraId="36F78E33" w14:textId="77777777" w:rsidR="00327D66" w:rsidRDefault="00C932BA">
      <w:pPr>
        <w:numPr>
          <w:ilvl w:val="3"/>
          <w:numId w:val="18"/>
        </w:numPr>
      </w:pPr>
      <w:r>
        <w:t xml:space="preserve">ACE2 is expressed in the heart, lungs, vasculature, and kidneys.  </w:t>
      </w:r>
      <w:proofErr w:type="spellStart"/>
      <w:r>
        <w:t>ACEi</w:t>
      </w:r>
      <w:proofErr w:type="spellEnd"/>
      <w:r>
        <w:t xml:space="preserve"> and ARBs in animal models increase the expression of ACE2 (</w:t>
      </w:r>
      <w:hyperlink r:id="rId217">
        <w:r>
          <w:rPr>
            <w:color w:val="1155CC"/>
            <w:u w:val="single"/>
          </w:rPr>
          <w:t xml:space="preserve">Zheng et al, </w:t>
        </w:r>
      </w:hyperlink>
      <w:hyperlink r:id="rId218">
        <w:r>
          <w:rPr>
            <w:i/>
            <w:color w:val="1155CC"/>
            <w:u w:val="single"/>
          </w:rPr>
          <w:t xml:space="preserve">Nat Rev </w:t>
        </w:r>
        <w:proofErr w:type="spellStart"/>
        <w:r>
          <w:rPr>
            <w:i/>
            <w:color w:val="1155CC"/>
            <w:u w:val="single"/>
          </w:rPr>
          <w:t>Cardiol</w:t>
        </w:r>
        <w:proofErr w:type="spellEnd"/>
      </w:hyperlink>
      <w:hyperlink r:id="rId219">
        <w:r>
          <w:rPr>
            <w:color w:val="1155CC"/>
            <w:u w:val="single"/>
          </w:rPr>
          <w:t>, 2020</w:t>
        </w:r>
      </w:hyperlink>
      <w:r>
        <w:t>), though this has not been confirmed in human studies. This has led to the hypothes</w:t>
      </w:r>
      <w:r>
        <w:t xml:space="preserve">is </w:t>
      </w:r>
      <w:r>
        <w:lastRenderedPageBreak/>
        <w:t xml:space="preserve">that ACE-I and ARBs, might worsen myocarditis or precipitate ACS. </w:t>
      </w:r>
    </w:p>
    <w:p w14:paraId="521719AF" w14:textId="77777777" w:rsidR="00327D66" w:rsidRDefault="00C932BA">
      <w:pPr>
        <w:numPr>
          <w:ilvl w:val="3"/>
          <w:numId w:val="18"/>
        </w:numPr>
      </w:pPr>
      <w:r>
        <w:t>It has also been hypothesized that the upregulation of ACE2 is therapeutic in COVID-19 and that ARBs might be protective in during infection (</w:t>
      </w:r>
      <w:proofErr w:type="spellStart"/>
      <w:r>
        <w:fldChar w:fldCharType="begin"/>
      </w:r>
      <w:r>
        <w:instrText xml:space="preserve"> HYPERLINK "https://www.ncbi.nlm.nih.gov/pubmed/32129518" \h </w:instrText>
      </w:r>
      <w:r>
        <w:fldChar w:fldCharType="separate"/>
      </w:r>
      <w:r>
        <w:rPr>
          <w:color w:val="1155CC"/>
          <w:u w:val="single"/>
        </w:rPr>
        <w:t>Gurwitz</w:t>
      </w:r>
      <w:proofErr w:type="spellEnd"/>
      <w:r>
        <w:rPr>
          <w:color w:val="1155CC"/>
          <w:u w:val="single"/>
        </w:rPr>
        <w:t xml:space="preserve"> D, </w:t>
      </w:r>
      <w:r>
        <w:rPr>
          <w:color w:val="1155CC"/>
          <w:u w:val="single"/>
        </w:rPr>
        <w:fldChar w:fldCharType="end"/>
      </w:r>
      <w:hyperlink r:id="rId220">
        <w:r>
          <w:rPr>
            <w:i/>
            <w:color w:val="1155CC"/>
            <w:u w:val="single"/>
          </w:rPr>
          <w:t>Drug Dev Res</w:t>
        </w:r>
      </w:hyperlink>
      <w:hyperlink r:id="rId221">
        <w:r>
          <w:rPr>
            <w:color w:val="1155CC"/>
            <w:u w:val="single"/>
          </w:rPr>
          <w:t>, 2020</w:t>
        </w:r>
      </w:hyperlink>
      <w:r>
        <w:t>).</w:t>
      </w:r>
    </w:p>
    <w:p w14:paraId="5B4142A3" w14:textId="77777777" w:rsidR="00327D66" w:rsidRDefault="00C932BA">
      <w:pPr>
        <w:numPr>
          <w:ilvl w:val="1"/>
          <w:numId w:val="18"/>
        </w:numPr>
        <w:rPr>
          <w:b/>
          <w:sz w:val="21"/>
          <w:szCs w:val="21"/>
          <w:highlight w:val="white"/>
        </w:rPr>
      </w:pPr>
      <w:r>
        <w:rPr>
          <w:b/>
          <w:sz w:val="21"/>
          <w:szCs w:val="21"/>
          <w:highlight w:val="white"/>
        </w:rPr>
        <w:t>Recommendation:</w:t>
      </w:r>
    </w:p>
    <w:p w14:paraId="71A64EEA" w14:textId="77777777" w:rsidR="00327D66" w:rsidRDefault="00C932BA">
      <w:pPr>
        <w:numPr>
          <w:ilvl w:val="2"/>
          <w:numId w:val="18"/>
        </w:numPr>
        <w:rPr>
          <w:sz w:val="21"/>
          <w:szCs w:val="21"/>
          <w:highlight w:val="white"/>
        </w:rPr>
      </w:pPr>
      <w:r>
        <w:rPr>
          <w:sz w:val="21"/>
          <w:szCs w:val="21"/>
          <w:highlight w:val="white"/>
        </w:rPr>
        <w:t xml:space="preserve">For outpatients: </w:t>
      </w:r>
    </w:p>
    <w:p w14:paraId="142E4FD6" w14:textId="77777777" w:rsidR="00327D66" w:rsidRDefault="00C932BA">
      <w:pPr>
        <w:numPr>
          <w:ilvl w:val="3"/>
          <w:numId w:val="18"/>
        </w:numPr>
        <w:rPr>
          <w:sz w:val="21"/>
          <w:szCs w:val="21"/>
          <w:highlight w:val="white"/>
        </w:rPr>
      </w:pPr>
      <w:r>
        <w:rPr>
          <w:sz w:val="21"/>
          <w:szCs w:val="21"/>
          <w:highlight w:val="white"/>
        </w:rPr>
        <w:t xml:space="preserve">We recommend against discontinuing outpatient </w:t>
      </w:r>
      <w:proofErr w:type="spellStart"/>
      <w:r>
        <w:rPr>
          <w:sz w:val="21"/>
          <w:szCs w:val="21"/>
          <w:highlight w:val="white"/>
        </w:rPr>
        <w:t>ACEi</w:t>
      </w:r>
      <w:proofErr w:type="spellEnd"/>
      <w:r>
        <w:rPr>
          <w:sz w:val="21"/>
          <w:szCs w:val="21"/>
          <w:highlight w:val="white"/>
        </w:rPr>
        <w:t xml:space="preserve">/ARBs. </w:t>
      </w:r>
    </w:p>
    <w:p w14:paraId="4FB97CB7" w14:textId="77777777" w:rsidR="00327D66" w:rsidRDefault="00C932BA">
      <w:pPr>
        <w:numPr>
          <w:ilvl w:val="2"/>
          <w:numId w:val="18"/>
        </w:numPr>
        <w:rPr>
          <w:sz w:val="21"/>
          <w:szCs w:val="21"/>
          <w:highlight w:val="white"/>
        </w:rPr>
      </w:pPr>
      <w:r>
        <w:rPr>
          <w:sz w:val="21"/>
          <w:szCs w:val="21"/>
          <w:highlight w:val="white"/>
        </w:rPr>
        <w:t>For inpatients:</w:t>
      </w:r>
    </w:p>
    <w:p w14:paraId="19F24642" w14:textId="77777777" w:rsidR="00327D66" w:rsidRDefault="00C932BA">
      <w:pPr>
        <w:numPr>
          <w:ilvl w:val="3"/>
          <w:numId w:val="18"/>
        </w:numPr>
        <w:rPr>
          <w:sz w:val="21"/>
          <w:szCs w:val="21"/>
          <w:highlight w:val="white"/>
        </w:rPr>
      </w:pPr>
      <w:r>
        <w:rPr>
          <w:sz w:val="21"/>
          <w:szCs w:val="21"/>
          <w:highlight w:val="white"/>
        </w:rPr>
        <w:t>We recommend against routine discontin</w:t>
      </w:r>
      <w:r>
        <w:rPr>
          <w:sz w:val="21"/>
          <w:szCs w:val="21"/>
          <w:highlight w:val="white"/>
        </w:rPr>
        <w:t xml:space="preserve">uation of </w:t>
      </w:r>
      <w:proofErr w:type="spellStart"/>
      <w:r>
        <w:rPr>
          <w:sz w:val="21"/>
          <w:szCs w:val="21"/>
          <w:highlight w:val="white"/>
        </w:rPr>
        <w:t>ACEi</w:t>
      </w:r>
      <w:proofErr w:type="spellEnd"/>
      <w:r>
        <w:rPr>
          <w:sz w:val="21"/>
          <w:szCs w:val="21"/>
          <w:highlight w:val="white"/>
        </w:rPr>
        <w:t>/ARBs, unless otherwise indicated (</w:t>
      </w:r>
      <w:r>
        <w:rPr>
          <w:i/>
          <w:sz w:val="21"/>
          <w:szCs w:val="21"/>
          <w:highlight w:val="white"/>
        </w:rPr>
        <w:t>e.g.,</w:t>
      </w:r>
      <w:r>
        <w:rPr>
          <w:sz w:val="21"/>
          <w:szCs w:val="21"/>
          <w:highlight w:val="white"/>
        </w:rPr>
        <w:t xml:space="preserve"> acute kidney injury, hypotension, shock, </w:t>
      </w:r>
      <w:proofErr w:type="spellStart"/>
      <w:r>
        <w:rPr>
          <w:sz w:val="21"/>
          <w:szCs w:val="21"/>
          <w:highlight w:val="white"/>
        </w:rPr>
        <w:t>etc</w:t>
      </w:r>
      <w:proofErr w:type="spellEnd"/>
      <w:r>
        <w:rPr>
          <w:sz w:val="21"/>
          <w:szCs w:val="21"/>
          <w:highlight w:val="white"/>
        </w:rPr>
        <w:t xml:space="preserve">). </w:t>
      </w:r>
    </w:p>
    <w:p w14:paraId="7E7E1A47" w14:textId="77777777" w:rsidR="00327D66" w:rsidRDefault="00C932BA">
      <w:pPr>
        <w:numPr>
          <w:ilvl w:val="2"/>
          <w:numId w:val="18"/>
        </w:numPr>
        <w:rPr>
          <w:sz w:val="21"/>
          <w:szCs w:val="21"/>
          <w:highlight w:val="white"/>
        </w:rPr>
      </w:pPr>
      <w:r>
        <w:rPr>
          <w:sz w:val="21"/>
          <w:szCs w:val="21"/>
          <w:highlight w:val="white"/>
        </w:rPr>
        <w:t>Rationale</w:t>
      </w:r>
    </w:p>
    <w:p w14:paraId="46C320DC" w14:textId="77777777" w:rsidR="00327D66" w:rsidRDefault="00C932BA">
      <w:pPr>
        <w:numPr>
          <w:ilvl w:val="3"/>
          <w:numId w:val="18"/>
        </w:numPr>
        <w:rPr>
          <w:sz w:val="21"/>
          <w:szCs w:val="21"/>
          <w:highlight w:val="white"/>
        </w:rPr>
      </w:pPr>
      <w:r>
        <w:rPr>
          <w:sz w:val="21"/>
          <w:szCs w:val="21"/>
          <w:highlight w:val="white"/>
        </w:rPr>
        <w:t>The American College of Cardiology, American Heart Association and Heart Failure Society of America joint statement recommends against disconti</w:t>
      </w:r>
      <w:r>
        <w:rPr>
          <w:sz w:val="21"/>
          <w:szCs w:val="21"/>
          <w:highlight w:val="white"/>
        </w:rPr>
        <w:t>nuing ACE-I and ARBs in patients with COVID-19 (</w:t>
      </w:r>
      <w:hyperlink r:id="rId222">
        <w:r>
          <w:rPr>
            <w:color w:val="1155CC"/>
            <w:sz w:val="21"/>
            <w:szCs w:val="21"/>
            <w:highlight w:val="white"/>
            <w:u w:val="single"/>
          </w:rPr>
          <w:t>Bozkurt et al,</w:t>
        </w:r>
      </w:hyperlink>
      <w:hyperlink r:id="rId223">
        <w:r>
          <w:rPr>
            <w:i/>
            <w:color w:val="1155CC"/>
            <w:sz w:val="21"/>
            <w:szCs w:val="21"/>
            <w:highlight w:val="white"/>
            <w:u w:val="single"/>
          </w:rPr>
          <w:t xml:space="preserve"> HFSA/ACC/AHA Statement Addresses Concerns Re: Using RAAS Antagonists in COVID-19, </w:t>
        </w:r>
      </w:hyperlink>
      <w:hyperlink r:id="rId224">
        <w:r>
          <w:rPr>
            <w:color w:val="1155CC"/>
            <w:sz w:val="21"/>
            <w:szCs w:val="21"/>
            <w:highlight w:val="white"/>
            <w:u w:val="single"/>
          </w:rPr>
          <w:t>2020</w:t>
        </w:r>
      </w:hyperlink>
      <w:r>
        <w:rPr>
          <w:sz w:val="21"/>
          <w:szCs w:val="21"/>
          <w:highlight w:val="white"/>
        </w:rPr>
        <w:t>). This remains an area of investigation and it is unclear how these medications affect patients with COVID-19.</w:t>
      </w:r>
    </w:p>
    <w:p w14:paraId="46D0768E" w14:textId="77777777" w:rsidR="00327D66" w:rsidRDefault="00327D66">
      <w:pPr>
        <w:ind w:left="2880"/>
        <w:rPr>
          <w:color w:val="222222"/>
          <w:sz w:val="21"/>
          <w:szCs w:val="21"/>
          <w:highlight w:val="white"/>
        </w:rPr>
      </w:pPr>
    </w:p>
    <w:p w14:paraId="46610F3C" w14:textId="77777777" w:rsidR="00327D66" w:rsidRDefault="00C932BA">
      <w:pPr>
        <w:pStyle w:val="Heading2"/>
        <w:numPr>
          <w:ilvl w:val="0"/>
          <w:numId w:val="5"/>
        </w:numPr>
        <w:spacing w:after="0"/>
      </w:pPr>
      <w:bookmarkStart w:id="48" w:name="_msot2gdaj2bg" w:colFirst="0" w:colLast="0"/>
      <w:bookmarkEnd w:id="48"/>
      <w:r>
        <w:t>Non-steroidal anti-inflammatory drugs (NSAIDs)</w:t>
      </w:r>
    </w:p>
    <w:p w14:paraId="14924EFC" w14:textId="77777777" w:rsidR="00327D66" w:rsidRDefault="00C932BA">
      <w:pPr>
        <w:numPr>
          <w:ilvl w:val="1"/>
          <w:numId w:val="5"/>
        </w:numPr>
        <w:rPr>
          <w:b/>
        </w:rPr>
      </w:pPr>
      <w:r>
        <w:rPr>
          <w:b/>
        </w:rPr>
        <w:t>Pathophysiology:</w:t>
      </w:r>
    </w:p>
    <w:p w14:paraId="4BECD963" w14:textId="77777777" w:rsidR="00327D66" w:rsidRDefault="00C932BA">
      <w:pPr>
        <w:numPr>
          <w:ilvl w:val="2"/>
          <w:numId w:val="5"/>
        </w:numPr>
      </w:pPr>
      <w:r>
        <w:t xml:space="preserve">SARS-CoV-2 binds to cells via ACE2. ACE2 is upregulated by ibuprofen in animal </w:t>
      </w:r>
      <w:r>
        <w:t xml:space="preserve">models, and this might contribute to increased pathology (see </w:t>
      </w:r>
      <w:hyperlink w:anchor="_uebugzw0ifj">
        <w:r>
          <w:rPr>
            <w:color w:val="1155CC"/>
            <w:u w:val="single"/>
          </w:rPr>
          <w:t>“Angiotensin Converting Enzyme Inhibitors (ACE-I) and Angiotensin II Receptor Blockers (ARB)” section</w:t>
        </w:r>
      </w:hyperlink>
      <w:r>
        <w:t xml:space="preserve"> of this chapter).</w:t>
      </w:r>
    </w:p>
    <w:p w14:paraId="585C7B83" w14:textId="77777777" w:rsidR="00327D66" w:rsidRDefault="00327D66"/>
    <w:p w14:paraId="6EFB348B" w14:textId="77777777" w:rsidR="00327D66" w:rsidRDefault="00C932BA">
      <w:pPr>
        <w:numPr>
          <w:ilvl w:val="1"/>
          <w:numId w:val="5"/>
        </w:numPr>
        <w:rPr>
          <w:b/>
        </w:rPr>
      </w:pPr>
      <w:r>
        <w:rPr>
          <w:b/>
        </w:rPr>
        <w:t>Recommendation:</w:t>
      </w:r>
    </w:p>
    <w:p w14:paraId="361B9E2D" w14:textId="77777777" w:rsidR="00327D66" w:rsidRDefault="00C932BA">
      <w:pPr>
        <w:numPr>
          <w:ilvl w:val="2"/>
          <w:numId w:val="5"/>
        </w:numPr>
      </w:pPr>
      <w:r>
        <w:t>Consider acetaminophen</w:t>
      </w:r>
      <w:r>
        <w:t xml:space="preserve"> instead of NSAIDs if possible; risk / benefit should be discussed with patients and treatment team. </w:t>
      </w:r>
    </w:p>
    <w:p w14:paraId="5C8FEA8E" w14:textId="77777777" w:rsidR="00327D66" w:rsidRDefault="00C932BA">
      <w:pPr>
        <w:numPr>
          <w:ilvl w:val="3"/>
          <w:numId w:val="5"/>
        </w:numPr>
      </w:pPr>
      <w:r>
        <w:t>Reports from France indicate possible increase in mortality with ibuprofen in COVID-19 infection, but these reports have not been corroborated (</w:t>
      </w:r>
      <w:hyperlink r:id="rId225">
        <w:r>
          <w:rPr>
            <w:color w:val="1155CC"/>
            <w:u w:val="single"/>
          </w:rPr>
          <w:t xml:space="preserve">Fang et al, </w:t>
        </w:r>
      </w:hyperlink>
      <w:hyperlink r:id="rId226">
        <w:r>
          <w:rPr>
            <w:i/>
            <w:color w:val="1155CC"/>
            <w:u w:val="single"/>
          </w:rPr>
          <w:t>Lancet Respir Med</w:t>
        </w:r>
      </w:hyperlink>
      <w:hyperlink r:id="rId227">
        <w:r>
          <w:rPr>
            <w:color w:val="1155CC"/>
            <w:u w:val="single"/>
          </w:rPr>
          <w:t>,</w:t>
        </w:r>
      </w:hyperlink>
      <w:hyperlink r:id="rId228">
        <w:r>
          <w:rPr>
            <w:i/>
            <w:color w:val="1155CC"/>
            <w:u w:val="single"/>
          </w:rPr>
          <w:t xml:space="preserve"> </w:t>
        </w:r>
      </w:hyperlink>
      <w:hyperlink r:id="rId229">
        <w:r>
          <w:rPr>
            <w:color w:val="1155CC"/>
            <w:u w:val="single"/>
          </w:rPr>
          <w:t>2020</w:t>
        </w:r>
      </w:hyperlink>
      <w:r>
        <w:t xml:space="preserve">; </w:t>
      </w:r>
      <w:hyperlink r:id="rId230">
        <w:r>
          <w:rPr>
            <w:color w:val="1155CC"/>
            <w:u w:val="single"/>
          </w:rPr>
          <w:t xml:space="preserve">Day M, </w:t>
        </w:r>
      </w:hyperlink>
      <w:hyperlink r:id="rId231">
        <w:r>
          <w:rPr>
            <w:i/>
            <w:color w:val="1155CC"/>
            <w:u w:val="single"/>
          </w:rPr>
          <w:t>BMJ</w:t>
        </w:r>
      </w:hyperlink>
      <w:hyperlink r:id="rId232">
        <w:r>
          <w:rPr>
            <w:color w:val="1155CC"/>
            <w:u w:val="single"/>
          </w:rPr>
          <w:t>, 2020</w:t>
        </w:r>
      </w:hyperlink>
      <w:r>
        <w:t xml:space="preserve">). </w:t>
      </w:r>
    </w:p>
    <w:p w14:paraId="18262AFF" w14:textId="77777777" w:rsidR="00327D66" w:rsidRDefault="00C932BA">
      <w:pPr>
        <w:numPr>
          <w:ilvl w:val="3"/>
          <w:numId w:val="5"/>
        </w:numPr>
      </w:pPr>
      <w:r>
        <w:t xml:space="preserve">WHO clarified on 3/20/20 it does not recommend avoiding NSAIDs as </w:t>
      </w:r>
      <w:proofErr w:type="spellStart"/>
      <w:r>
        <w:t>intially</w:t>
      </w:r>
      <w:proofErr w:type="spellEnd"/>
      <w:r>
        <w:t xml:space="preserve"> stated 3/18/20 (</w:t>
      </w:r>
      <w:hyperlink r:id="rId233">
        <w:r>
          <w:rPr>
            <w:color w:val="1155CC"/>
            <w:u w:val="single"/>
          </w:rPr>
          <w:t xml:space="preserve">WHO, </w:t>
        </w:r>
      </w:hyperlink>
      <w:hyperlink r:id="rId234">
        <w:r>
          <w:rPr>
            <w:i/>
            <w:color w:val="1155CC"/>
            <w:u w:val="single"/>
          </w:rPr>
          <w:t>COVID-19 Interim guidance</w:t>
        </w:r>
      </w:hyperlink>
      <w:hyperlink r:id="rId235">
        <w:r>
          <w:rPr>
            <w:color w:val="1155CC"/>
            <w:u w:val="single"/>
          </w:rPr>
          <w:t>, March 2020</w:t>
        </w:r>
      </w:hyperlink>
      <w:r>
        <w:t>).</w:t>
      </w:r>
    </w:p>
    <w:p w14:paraId="0B4C3136" w14:textId="77777777" w:rsidR="00327D66" w:rsidRDefault="00C932BA">
      <w:pPr>
        <w:pStyle w:val="Heading2"/>
        <w:numPr>
          <w:ilvl w:val="0"/>
          <w:numId w:val="5"/>
        </w:numPr>
        <w:spacing w:line="240" w:lineRule="auto"/>
      </w:pPr>
      <w:bookmarkStart w:id="49" w:name="_p7atxkt2b3sh" w:colFirst="0" w:colLast="0"/>
      <w:bookmarkEnd w:id="49"/>
      <w:r>
        <w:t xml:space="preserve">Blood Products </w:t>
      </w:r>
    </w:p>
    <w:p w14:paraId="05089D6B" w14:textId="77777777" w:rsidR="00327D66" w:rsidRDefault="00C932BA">
      <w:pPr>
        <w:numPr>
          <w:ilvl w:val="1"/>
          <w:numId w:val="5"/>
        </w:numPr>
        <w:spacing w:line="240" w:lineRule="auto"/>
        <w:rPr>
          <w:b/>
        </w:rPr>
      </w:pPr>
      <w:r>
        <w:rPr>
          <w:b/>
        </w:rPr>
        <w:t>Recommendation:</w:t>
      </w:r>
    </w:p>
    <w:p w14:paraId="368BB936" w14:textId="77777777" w:rsidR="00327D66" w:rsidRDefault="00C932BA">
      <w:pPr>
        <w:numPr>
          <w:ilvl w:val="2"/>
          <w:numId w:val="5"/>
        </w:numPr>
        <w:spacing w:line="240" w:lineRule="auto"/>
      </w:pPr>
      <w:r>
        <w:lastRenderedPageBreak/>
        <w:t>R</w:t>
      </w:r>
      <w:r>
        <w:t>estrictive transfusion strategy (</w:t>
      </w:r>
      <w:proofErr w:type="spellStart"/>
      <w:r>
        <w:t>Hct</w:t>
      </w:r>
      <w:proofErr w:type="spellEnd"/>
      <w:r>
        <w:t xml:space="preserve"> &gt; 21, Hgb &gt; 7) is recommended unless the patient is actively bleeding or there is concern for acute coronary syndrome.</w:t>
      </w:r>
    </w:p>
    <w:p w14:paraId="294D0DF5" w14:textId="77777777" w:rsidR="00327D66" w:rsidRDefault="00C932BA">
      <w:pPr>
        <w:numPr>
          <w:ilvl w:val="3"/>
          <w:numId w:val="5"/>
        </w:numPr>
        <w:spacing w:line="240" w:lineRule="auto"/>
      </w:pPr>
      <w:r>
        <w:t>Parsimony is encouraged given limited supplies (blood drives are limited by social distancing)</w:t>
      </w:r>
    </w:p>
    <w:p w14:paraId="0C1D3278" w14:textId="77777777" w:rsidR="00327D66" w:rsidRDefault="00C932BA">
      <w:pPr>
        <w:numPr>
          <w:ilvl w:val="3"/>
          <w:numId w:val="5"/>
        </w:numPr>
        <w:spacing w:line="240" w:lineRule="auto"/>
      </w:pPr>
      <w:r>
        <w:t>Acute coronary syndrome: Hgb &gt; 10</w:t>
      </w:r>
    </w:p>
    <w:p w14:paraId="5725DD7D" w14:textId="77777777" w:rsidR="00327D66" w:rsidRDefault="00C932BA">
      <w:pPr>
        <w:numPr>
          <w:ilvl w:val="3"/>
          <w:numId w:val="5"/>
        </w:numPr>
        <w:spacing w:line="240" w:lineRule="auto"/>
      </w:pPr>
      <w:r>
        <w:t>Oncology patients: Hgb &gt;7</w:t>
      </w:r>
    </w:p>
    <w:p w14:paraId="62AEF194" w14:textId="77777777" w:rsidR="00327D66" w:rsidRDefault="00C932BA">
      <w:pPr>
        <w:numPr>
          <w:ilvl w:val="3"/>
          <w:numId w:val="5"/>
        </w:numPr>
        <w:spacing w:line="240" w:lineRule="auto"/>
      </w:pPr>
      <w:r>
        <w:t>All others: Hgb &gt; 7</w:t>
      </w:r>
    </w:p>
    <w:p w14:paraId="6C76AD8E" w14:textId="77777777" w:rsidR="00327D66" w:rsidRDefault="00C932BA">
      <w:pPr>
        <w:numPr>
          <w:ilvl w:val="3"/>
          <w:numId w:val="5"/>
        </w:numPr>
        <w:spacing w:line="240" w:lineRule="auto"/>
      </w:pPr>
      <w:r>
        <w:t>Massive transfusion protocol, as a very limited resource, will need to be activat</w:t>
      </w:r>
      <w:r>
        <w:t xml:space="preserve">ed only by the ICU attending </w:t>
      </w:r>
    </w:p>
    <w:p w14:paraId="1FED04EB" w14:textId="77777777" w:rsidR="00327D66" w:rsidRDefault="00C932BA">
      <w:pPr>
        <w:numPr>
          <w:ilvl w:val="2"/>
          <w:numId w:val="5"/>
        </w:numPr>
        <w:spacing w:line="240" w:lineRule="auto"/>
      </w:pPr>
      <w:r>
        <w:t>Other blood products:</w:t>
      </w:r>
    </w:p>
    <w:p w14:paraId="62E2673D" w14:textId="77777777" w:rsidR="00327D66" w:rsidRDefault="00C932BA">
      <w:pPr>
        <w:numPr>
          <w:ilvl w:val="3"/>
          <w:numId w:val="5"/>
        </w:numPr>
        <w:spacing w:line="240" w:lineRule="auto"/>
      </w:pPr>
      <w:r>
        <w:t>Treat bleeding not numbers</w:t>
      </w:r>
    </w:p>
    <w:p w14:paraId="229F6E06" w14:textId="77777777" w:rsidR="00327D66" w:rsidRDefault="00C932BA">
      <w:pPr>
        <w:numPr>
          <w:ilvl w:val="3"/>
          <w:numId w:val="5"/>
        </w:numPr>
        <w:spacing w:line="240" w:lineRule="auto"/>
      </w:pPr>
      <w:r>
        <w:t>FFP or 4 factor-PCC (lower volume) for active bleeding in setting of known or suspected coagulation abnormalities</w:t>
      </w:r>
    </w:p>
    <w:p w14:paraId="594C8E01" w14:textId="77777777" w:rsidR="00327D66" w:rsidRDefault="00C932BA">
      <w:pPr>
        <w:numPr>
          <w:ilvl w:val="3"/>
          <w:numId w:val="5"/>
        </w:numPr>
        <w:spacing w:line="240" w:lineRule="auto"/>
      </w:pPr>
      <w:r>
        <w:t>Warfarin reversal: use 4 factor-PCC given longer effect and low</w:t>
      </w:r>
      <w:r>
        <w:t>er volume</w:t>
      </w:r>
    </w:p>
    <w:p w14:paraId="68F0B48C" w14:textId="77777777" w:rsidR="00327D66" w:rsidRDefault="00C932BA">
      <w:pPr>
        <w:numPr>
          <w:ilvl w:val="3"/>
          <w:numId w:val="5"/>
        </w:numPr>
        <w:spacing w:line="240" w:lineRule="auto"/>
      </w:pPr>
      <w:r>
        <w:t>Platelets: goal &gt; 30K unless actively bleeding</w:t>
      </w:r>
    </w:p>
    <w:p w14:paraId="754B462F" w14:textId="77777777" w:rsidR="00327D66" w:rsidRDefault="00C932BA">
      <w:pPr>
        <w:numPr>
          <w:ilvl w:val="1"/>
          <w:numId w:val="5"/>
        </w:numPr>
        <w:spacing w:line="240" w:lineRule="auto"/>
      </w:pPr>
      <w:r>
        <w:rPr>
          <w:b/>
          <w:i/>
        </w:rPr>
        <w:t>Rationale</w:t>
      </w:r>
      <w:r>
        <w:t>: Volume overload is of particular concern in patients with COVID-19 so transfusions may be harmful. Randomized controlled trials of ICU patients have shown that a conservative transfusion s</w:t>
      </w:r>
      <w:r>
        <w:t>trategy (Hgb &gt; 7) is associated with less pulmonary edema, fewer cardiac events, fewer transfusions (likely fewer transfusion reactions) and no evidence of harm compared to a liberal transfusion strategy. (</w:t>
      </w:r>
      <w:hyperlink r:id="rId236">
        <w:r>
          <w:rPr>
            <w:color w:val="1155CC"/>
            <w:u w:val="single"/>
          </w:rPr>
          <w:t xml:space="preserve">Hébert et al, </w:t>
        </w:r>
      </w:hyperlink>
      <w:hyperlink r:id="rId237">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238">
        <w:r>
          <w:rPr>
            <w:color w:val="1155CC"/>
            <w:u w:val="single"/>
          </w:rPr>
          <w:t>,</w:t>
        </w:r>
      </w:hyperlink>
      <w:hyperlink r:id="rId239">
        <w:r>
          <w:rPr>
            <w:i/>
            <w:color w:val="1155CC"/>
            <w:u w:val="single"/>
          </w:rPr>
          <w:t xml:space="preserve"> </w:t>
        </w:r>
      </w:hyperlink>
      <w:hyperlink r:id="rId240">
        <w:r>
          <w:rPr>
            <w:color w:val="1155CC"/>
            <w:u w:val="single"/>
          </w:rPr>
          <w:t>1999</w:t>
        </w:r>
      </w:hyperlink>
      <w:r>
        <w:t xml:space="preserve">; </w:t>
      </w:r>
      <w:hyperlink r:id="rId241">
        <w:r>
          <w:rPr>
            <w:color w:val="1155CC"/>
            <w:u w:val="single"/>
          </w:rPr>
          <w:t xml:space="preserve">Holst et al, </w:t>
        </w:r>
      </w:hyperlink>
      <w:hyperlink r:id="rId242">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243">
        <w:r>
          <w:rPr>
            <w:color w:val="1155CC"/>
            <w:u w:val="single"/>
          </w:rPr>
          <w:t>, 20</w:t>
        </w:r>
        <w:r>
          <w:rPr>
            <w:color w:val="1155CC"/>
            <w:u w:val="single"/>
          </w:rPr>
          <w:t>14</w:t>
        </w:r>
      </w:hyperlink>
      <w:r>
        <w:t xml:space="preserve">; </w:t>
      </w:r>
      <w:hyperlink r:id="rId244">
        <w:r>
          <w:rPr>
            <w:color w:val="1155CC"/>
            <w:u w:val="single"/>
          </w:rPr>
          <w:t xml:space="preserve">Gajic et al, </w:t>
        </w:r>
      </w:hyperlink>
      <w:hyperlink r:id="rId245">
        <w:proofErr w:type="spellStart"/>
        <w:r>
          <w:rPr>
            <w:i/>
            <w:color w:val="1155CC"/>
            <w:u w:val="single"/>
          </w:rPr>
          <w:t>Crit</w:t>
        </w:r>
        <w:proofErr w:type="spellEnd"/>
        <w:r>
          <w:rPr>
            <w:i/>
            <w:color w:val="1155CC"/>
            <w:u w:val="single"/>
          </w:rPr>
          <w:t xml:space="preserve"> Care Med</w:t>
        </w:r>
      </w:hyperlink>
      <w:hyperlink r:id="rId246">
        <w:r>
          <w:rPr>
            <w:color w:val="1155CC"/>
            <w:u w:val="single"/>
          </w:rPr>
          <w:t>, 2006</w:t>
        </w:r>
      </w:hyperlink>
      <w:r>
        <w:t>).</w:t>
      </w:r>
    </w:p>
    <w:p w14:paraId="63D0656B" w14:textId="77777777" w:rsidR="00327D66" w:rsidRDefault="00327D66">
      <w:pPr>
        <w:spacing w:line="240" w:lineRule="auto"/>
      </w:pPr>
    </w:p>
    <w:p w14:paraId="4CCFACE3" w14:textId="77777777" w:rsidR="00327D66" w:rsidRDefault="00C932BA">
      <w:pPr>
        <w:pStyle w:val="Heading1"/>
        <w:shd w:val="clear" w:color="auto" w:fill="FFFFFF"/>
      </w:pPr>
      <w:bookmarkStart w:id="50" w:name="_6zfga8b63w2s" w:colFirst="0" w:colLast="0"/>
      <w:bookmarkEnd w:id="50"/>
      <w:r>
        <w:t>Chapter 4: Cardiac Complica</w:t>
      </w:r>
      <w:r>
        <w:t>tions of COVID-19</w:t>
      </w:r>
    </w:p>
    <w:p w14:paraId="56285356" w14:textId="77777777" w:rsidR="00327D66" w:rsidRDefault="00C932BA">
      <w:pPr>
        <w:pStyle w:val="Heading2"/>
        <w:numPr>
          <w:ilvl w:val="0"/>
          <w:numId w:val="6"/>
        </w:numPr>
        <w:spacing w:after="0"/>
      </w:pPr>
      <w:bookmarkStart w:id="51" w:name="_sxzvrsrmkd1g" w:colFirst="0" w:colLast="0"/>
      <w:bookmarkEnd w:id="51"/>
      <w:r>
        <w:t>Acute Cardiac Injury</w:t>
      </w:r>
    </w:p>
    <w:p w14:paraId="6411E009" w14:textId="77777777" w:rsidR="00327D66" w:rsidRDefault="00C932BA">
      <w:pPr>
        <w:numPr>
          <w:ilvl w:val="1"/>
          <w:numId w:val="6"/>
        </w:numPr>
        <w:rPr>
          <w:b/>
        </w:rPr>
      </w:pPr>
      <w:r>
        <w:rPr>
          <w:b/>
        </w:rPr>
        <w:t>Definition:</w:t>
      </w:r>
    </w:p>
    <w:p w14:paraId="1CCC9249" w14:textId="77777777" w:rsidR="00327D66" w:rsidRDefault="00C932BA">
      <w:pPr>
        <w:numPr>
          <w:ilvl w:val="2"/>
          <w:numId w:val="6"/>
        </w:numPr>
      </w:pPr>
      <w:r>
        <w:t>Defined in studies as troponin &gt; 99</w:t>
      </w:r>
      <w:r>
        <w:rPr>
          <w:vertAlign w:val="superscript"/>
        </w:rPr>
        <w:t>th</w:t>
      </w:r>
      <w:r>
        <w:t xml:space="preserve"> percentile, or abnormal EKG or echocardiographic findings (</w:t>
      </w:r>
      <w:hyperlink r:id="rId247">
        <w:r>
          <w:rPr>
            <w:color w:val="1155CC"/>
            <w:u w:val="single"/>
          </w:rPr>
          <w:t xml:space="preserve">Zhou et al, </w:t>
        </w:r>
      </w:hyperlink>
      <w:hyperlink r:id="rId248">
        <w:r>
          <w:rPr>
            <w:i/>
            <w:color w:val="1155CC"/>
            <w:u w:val="single"/>
          </w:rPr>
          <w:t>Lancet</w:t>
        </w:r>
      </w:hyperlink>
      <w:hyperlink r:id="rId249">
        <w:r>
          <w:rPr>
            <w:color w:val="1155CC"/>
            <w:u w:val="single"/>
          </w:rPr>
          <w:t>, 2020</w:t>
        </w:r>
      </w:hyperlink>
      <w:r>
        <w:t xml:space="preserve">). Non-specific. </w:t>
      </w:r>
    </w:p>
    <w:p w14:paraId="6F14CC44" w14:textId="77777777" w:rsidR="00327D66" w:rsidRDefault="00C932BA">
      <w:pPr>
        <w:numPr>
          <w:ilvl w:val="1"/>
          <w:numId w:val="6"/>
        </w:numPr>
      </w:pPr>
      <w:r>
        <w:rPr>
          <w:b/>
        </w:rPr>
        <w:t>Incidence</w:t>
      </w:r>
      <w:r>
        <w:t>:</w:t>
      </w:r>
    </w:p>
    <w:p w14:paraId="0BED2D10" w14:textId="77777777" w:rsidR="00327D66" w:rsidRDefault="00C932BA">
      <w:pPr>
        <w:numPr>
          <w:ilvl w:val="2"/>
          <w:numId w:val="6"/>
        </w:numPr>
      </w:pPr>
      <w:r>
        <w:t>Incidence of 7-2</w:t>
      </w:r>
      <w:r>
        <w:t>2% in hospitalized patients with COVID-19 in China (</w:t>
      </w:r>
      <w:proofErr w:type="spellStart"/>
      <w:r>
        <w:fldChar w:fldCharType="begin"/>
      </w:r>
      <w:r>
        <w:instrText xml:space="preserve"> HYPERLINK "http://www.ncbi.nlm.nih.gov/pubmed/32125452"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250">
        <w:r>
          <w:rPr>
            <w:i/>
            <w:color w:val="1155CC"/>
            <w:u w:val="single"/>
          </w:rPr>
          <w:t>Intensive Care Med</w:t>
        </w:r>
      </w:hyperlink>
      <w:hyperlink r:id="rId251">
        <w:r>
          <w:rPr>
            <w:color w:val="1155CC"/>
            <w:u w:val="single"/>
          </w:rPr>
          <w:t>,</w:t>
        </w:r>
      </w:hyperlink>
      <w:hyperlink r:id="rId252">
        <w:r>
          <w:rPr>
            <w:color w:val="1155CC"/>
            <w:u w:val="single"/>
          </w:rPr>
          <w:t xml:space="preserve"> 2020</w:t>
        </w:r>
      </w:hyperlink>
      <w:r>
        <w:t xml:space="preserve">; </w:t>
      </w:r>
      <w:hyperlink r:id="rId253">
        <w:r>
          <w:rPr>
            <w:color w:val="1155CC"/>
            <w:u w:val="single"/>
          </w:rPr>
          <w:t>W</w:t>
        </w:r>
      </w:hyperlink>
      <w:hyperlink r:id="rId254">
        <w:r>
          <w:rPr>
            <w:color w:val="1155CC"/>
            <w:u w:val="single"/>
          </w:rPr>
          <w:t xml:space="preserve">ang et al, </w:t>
        </w:r>
      </w:hyperlink>
      <w:hyperlink r:id="rId255">
        <w:r>
          <w:rPr>
            <w:i/>
            <w:color w:val="1155CC"/>
            <w:u w:val="single"/>
          </w:rPr>
          <w:t>JAMA</w:t>
        </w:r>
      </w:hyperlink>
      <w:hyperlink r:id="rId256">
        <w:r>
          <w:rPr>
            <w:color w:val="1155CC"/>
            <w:u w:val="single"/>
          </w:rPr>
          <w:t>, 2020</w:t>
        </w:r>
      </w:hyperlink>
      <w:r>
        <w:t xml:space="preserve">; </w:t>
      </w:r>
      <w:hyperlink r:id="rId257">
        <w:r>
          <w:rPr>
            <w:color w:val="1155CC"/>
            <w:u w:val="single"/>
          </w:rPr>
          <w:t xml:space="preserve">Chen et al, </w:t>
        </w:r>
      </w:hyperlink>
      <w:hyperlink r:id="rId258">
        <w:r>
          <w:rPr>
            <w:i/>
            <w:color w:val="1155CC"/>
            <w:u w:val="single"/>
          </w:rPr>
          <w:t>Lancet</w:t>
        </w:r>
      </w:hyperlink>
      <w:hyperlink r:id="rId259">
        <w:r>
          <w:rPr>
            <w:color w:val="1155CC"/>
            <w:u w:val="single"/>
          </w:rPr>
          <w:t>,</w:t>
        </w:r>
      </w:hyperlink>
      <w:hyperlink r:id="rId260">
        <w:r>
          <w:rPr>
            <w:color w:val="1155CC"/>
            <w:u w:val="single"/>
          </w:rPr>
          <w:t xml:space="preserve"> 2020</w:t>
        </w:r>
      </w:hyperlink>
      <w:r>
        <w:t>).</w:t>
      </w:r>
    </w:p>
    <w:p w14:paraId="24E68912" w14:textId="77777777" w:rsidR="00327D66" w:rsidRDefault="00C932BA">
      <w:pPr>
        <w:numPr>
          <w:ilvl w:val="1"/>
          <w:numId w:val="6"/>
        </w:numPr>
        <w:rPr>
          <w:b/>
        </w:rPr>
      </w:pPr>
      <w:r>
        <w:rPr>
          <w:b/>
        </w:rPr>
        <w:t xml:space="preserve">Prognostic implications: </w:t>
      </w:r>
    </w:p>
    <w:p w14:paraId="3B252B3D" w14:textId="77777777" w:rsidR="00327D66" w:rsidRDefault="00C932BA">
      <w:pPr>
        <w:numPr>
          <w:ilvl w:val="2"/>
          <w:numId w:val="6"/>
        </w:numPr>
      </w:pPr>
      <w:r>
        <w:t>ACI is higher in non-survivors (59%, n=32) than survivors (1%, n=1) (</w:t>
      </w:r>
      <w:hyperlink r:id="rId261">
        <w:r>
          <w:rPr>
            <w:color w:val="1155CC"/>
            <w:u w:val="single"/>
          </w:rPr>
          <w:t xml:space="preserve">Zhou et al, </w:t>
        </w:r>
      </w:hyperlink>
      <w:hyperlink r:id="rId262">
        <w:r>
          <w:rPr>
            <w:i/>
            <w:color w:val="1155CC"/>
            <w:u w:val="single"/>
          </w:rPr>
          <w:t>Lancet</w:t>
        </w:r>
      </w:hyperlink>
      <w:hyperlink r:id="rId263">
        <w:r>
          <w:rPr>
            <w:color w:val="1155CC"/>
            <w:u w:val="single"/>
          </w:rPr>
          <w:t>, 2020</w:t>
        </w:r>
      </w:hyperlink>
      <w:r>
        <w:t>).</w:t>
      </w:r>
    </w:p>
    <w:p w14:paraId="1BF8A9BD" w14:textId="77777777" w:rsidR="00327D66" w:rsidRDefault="00C932BA">
      <w:pPr>
        <w:numPr>
          <w:ilvl w:val="2"/>
          <w:numId w:val="6"/>
        </w:numPr>
      </w:pPr>
      <w:r>
        <w:t>ACI is higher in ICU patients (22%, n=22) compared to non-ICU patients (2%, n=2) (</w:t>
      </w:r>
      <w:hyperlink r:id="rId264">
        <w:r>
          <w:rPr>
            <w:color w:val="1155CC"/>
            <w:u w:val="single"/>
          </w:rPr>
          <w:t xml:space="preserve">Wang et al, </w:t>
        </w:r>
      </w:hyperlink>
      <w:hyperlink r:id="rId265">
        <w:r>
          <w:rPr>
            <w:i/>
            <w:color w:val="1155CC"/>
            <w:u w:val="single"/>
          </w:rPr>
          <w:t>JAMA</w:t>
        </w:r>
      </w:hyperlink>
      <w:hyperlink r:id="rId266">
        <w:r>
          <w:rPr>
            <w:color w:val="1155CC"/>
            <w:u w:val="single"/>
          </w:rPr>
          <w:t>, 2020</w:t>
        </w:r>
      </w:hyperlink>
      <w:r>
        <w:t>)</w:t>
      </w:r>
    </w:p>
    <w:p w14:paraId="2D9484B0" w14:textId="77777777" w:rsidR="00327D66" w:rsidRDefault="00C932BA">
      <w:pPr>
        <w:numPr>
          <w:ilvl w:val="1"/>
          <w:numId w:val="6"/>
        </w:numPr>
        <w:rPr>
          <w:b/>
        </w:rPr>
      </w:pPr>
      <w:r>
        <w:rPr>
          <w:b/>
        </w:rPr>
        <w:t>Time course:</w:t>
      </w:r>
    </w:p>
    <w:p w14:paraId="35B3234A" w14:textId="77777777" w:rsidR="00327D66" w:rsidRDefault="00C932BA">
      <w:pPr>
        <w:numPr>
          <w:ilvl w:val="2"/>
          <w:numId w:val="6"/>
        </w:numPr>
      </w:pPr>
      <w:r>
        <w:t xml:space="preserve">Troponin rise and acute cardiac injury tend to be late manifestations. </w:t>
      </w:r>
    </w:p>
    <w:p w14:paraId="345D8F12" w14:textId="77777777" w:rsidR="00327D66" w:rsidRDefault="00C932BA">
      <w:pPr>
        <w:numPr>
          <w:ilvl w:val="3"/>
          <w:numId w:val="6"/>
        </w:numPr>
      </w:pPr>
      <w:commentRangeStart w:id="52"/>
      <w:r>
        <w:t>Troponin increased rapidly from ~14 days from illne</w:t>
      </w:r>
      <w:r>
        <w:t>ss onset, after the onset of respiratory failure</w:t>
      </w:r>
      <w:commentRangeEnd w:id="52"/>
      <w:r>
        <w:commentReference w:id="52"/>
      </w:r>
      <w:r>
        <w:t xml:space="preserve"> (</w:t>
      </w:r>
      <w:hyperlink r:id="rId267">
        <w:r>
          <w:rPr>
            <w:color w:val="1155CC"/>
            <w:u w:val="single"/>
          </w:rPr>
          <w:t xml:space="preserve">Zhou et al, </w:t>
        </w:r>
      </w:hyperlink>
      <w:hyperlink r:id="rId268">
        <w:r>
          <w:rPr>
            <w:i/>
            <w:color w:val="1155CC"/>
            <w:u w:val="single"/>
          </w:rPr>
          <w:t>Lancet</w:t>
        </w:r>
      </w:hyperlink>
      <w:hyperlink r:id="rId269">
        <w:r>
          <w:rPr>
            <w:color w:val="1155CC"/>
            <w:u w:val="single"/>
          </w:rPr>
          <w:t>,</w:t>
        </w:r>
      </w:hyperlink>
      <w:hyperlink r:id="rId270">
        <w:r>
          <w:rPr>
            <w:color w:val="1155CC"/>
            <w:u w:val="single"/>
          </w:rPr>
          <w:t xml:space="preserve"> 2020</w:t>
        </w:r>
      </w:hyperlink>
      <w:r>
        <w:t xml:space="preserve">). </w:t>
      </w:r>
    </w:p>
    <w:p w14:paraId="0446806E" w14:textId="77777777" w:rsidR="00327D66" w:rsidRDefault="00C932BA">
      <w:pPr>
        <w:numPr>
          <w:ilvl w:val="3"/>
          <w:numId w:val="6"/>
        </w:numPr>
      </w:pPr>
      <w:r>
        <w:lastRenderedPageBreak/>
        <w:t>Among non-survivors, a steady rise in troponin I levels was observed throughout the disease course from day 4 of illness through day 22 (</w:t>
      </w:r>
      <w:hyperlink r:id="rId271">
        <w:r>
          <w:rPr>
            <w:color w:val="1155CC"/>
            <w:u w:val="single"/>
          </w:rPr>
          <w:t xml:space="preserve">Zhou et al, </w:t>
        </w:r>
      </w:hyperlink>
      <w:hyperlink r:id="rId272">
        <w:r>
          <w:rPr>
            <w:i/>
            <w:color w:val="1155CC"/>
            <w:u w:val="single"/>
          </w:rPr>
          <w:t>Lancet</w:t>
        </w:r>
      </w:hyperlink>
      <w:hyperlink r:id="rId273">
        <w:r>
          <w:rPr>
            <w:color w:val="1155CC"/>
            <w:u w:val="single"/>
          </w:rPr>
          <w:t>, 2020</w:t>
        </w:r>
      </w:hyperlink>
      <w:r>
        <w:t>).</w:t>
      </w:r>
    </w:p>
    <w:p w14:paraId="1FB9BC1A" w14:textId="77777777" w:rsidR="00327D66" w:rsidRDefault="00C932BA">
      <w:pPr>
        <w:numPr>
          <w:ilvl w:val="1"/>
          <w:numId w:val="6"/>
        </w:numPr>
        <w:rPr>
          <w:b/>
        </w:rPr>
      </w:pPr>
      <w:r>
        <w:rPr>
          <w:b/>
        </w:rPr>
        <w:t>Mechanism:</w:t>
      </w:r>
    </w:p>
    <w:p w14:paraId="3371F781" w14:textId="77777777" w:rsidR="00327D66" w:rsidRDefault="00C932BA">
      <w:pPr>
        <w:numPr>
          <w:ilvl w:val="2"/>
          <w:numId w:val="6"/>
        </w:numPr>
      </w:pPr>
      <w:r>
        <w:t>The mechanism is unknown, though several have been proposed, based on v</w:t>
      </w:r>
      <w:r>
        <w:t>ery limited data outside of case series and reports (</w:t>
      </w:r>
      <w:proofErr w:type="spellStart"/>
      <w:r>
        <w:fldChar w:fldCharType="begin"/>
      </w:r>
      <w:r>
        <w:instrText xml:space="preserve"> HYPERLINK "https://www.ncbi.nlm.nih.gov/pubmed/32125452"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274">
        <w:r>
          <w:rPr>
            <w:i/>
            <w:color w:val="1155CC"/>
            <w:u w:val="single"/>
          </w:rPr>
          <w:t>Intensive Care Med</w:t>
        </w:r>
      </w:hyperlink>
      <w:hyperlink r:id="rId275">
        <w:r>
          <w:rPr>
            <w:color w:val="1155CC"/>
            <w:u w:val="single"/>
          </w:rPr>
          <w:t>, 2020</w:t>
        </w:r>
      </w:hyperlink>
      <w:r>
        <w:t xml:space="preserve">; </w:t>
      </w:r>
      <w:hyperlink r:id="rId276">
        <w:r>
          <w:rPr>
            <w:color w:val="1155CC"/>
            <w:u w:val="single"/>
          </w:rPr>
          <w:t xml:space="preserve">Hu et al, </w:t>
        </w:r>
      </w:hyperlink>
      <w:hyperlink r:id="rId277">
        <w:r>
          <w:rPr>
            <w:i/>
            <w:color w:val="1155CC"/>
            <w:u w:val="single"/>
          </w:rPr>
          <w:t>Eur Heart J</w:t>
        </w:r>
      </w:hyperlink>
      <w:hyperlink r:id="rId278">
        <w:r>
          <w:rPr>
            <w:color w:val="1155CC"/>
            <w:u w:val="single"/>
          </w:rPr>
          <w:t>, 2020</w:t>
        </w:r>
      </w:hyperlink>
      <w:r>
        <w:t xml:space="preserve">; </w:t>
      </w:r>
      <w:hyperlink r:id="rId279">
        <w:r>
          <w:rPr>
            <w:color w:val="1155CC"/>
            <w:u w:val="single"/>
          </w:rPr>
          <w:t xml:space="preserve">Zeng et al, </w:t>
        </w:r>
      </w:hyperlink>
      <w:hyperlink r:id="rId280">
        <w:r>
          <w:rPr>
            <w:i/>
            <w:color w:val="1155CC"/>
            <w:u w:val="single"/>
          </w:rPr>
          <w:t>Preprints</w:t>
        </w:r>
      </w:hyperlink>
      <w:hyperlink r:id="rId281">
        <w:r>
          <w:rPr>
            <w:color w:val="1155CC"/>
            <w:u w:val="single"/>
          </w:rPr>
          <w:t>, 2020</w:t>
        </w:r>
      </w:hyperlink>
      <w:r>
        <w:t>)</w:t>
      </w:r>
    </w:p>
    <w:p w14:paraId="3630E356" w14:textId="77777777" w:rsidR="00327D66" w:rsidRDefault="00C932BA">
      <w:pPr>
        <w:numPr>
          <w:ilvl w:val="4"/>
          <w:numId w:val="6"/>
        </w:numPr>
      </w:pPr>
      <w:r>
        <w:t>Possible direct toxicity through viral invasion into cardiac myocytes (</w:t>
      </w:r>
      <w:r>
        <w:rPr>
          <w:i/>
        </w:rPr>
        <w:t>i.e.</w:t>
      </w:r>
      <w:r>
        <w:t>, myocarditis)</w:t>
      </w:r>
    </w:p>
    <w:p w14:paraId="0C8E1B0F" w14:textId="77777777" w:rsidR="00327D66" w:rsidRDefault="00C932BA">
      <w:pPr>
        <w:numPr>
          <w:ilvl w:val="4"/>
          <w:numId w:val="6"/>
        </w:numPr>
      </w:pPr>
      <w:r>
        <w:t>Acute coronary syndrome and demand ischemia</w:t>
      </w:r>
    </w:p>
    <w:p w14:paraId="42B0C67F" w14:textId="77777777" w:rsidR="00327D66" w:rsidRDefault="00C932BA">
      <w:pPr>
        <w:numPr>
          <w:ilvl w:val="4"/>
          <w:numId w:val="6"/>
        </w:numPr>
      </w:pPr>
      <w:r>
        <w:t>Stress or cytokine-mediated cardiomyopathy (</w:t>
      </w:r>
      <w:r>
        <w:rPr>
          <w:i/>
        </w:rPr>
        <w:t xml:space="preserve">i.e., </w:t>
      </w:r>
      <w:proofErr w:type="spellStart"/>
      <w:r>
        <w:t>Takotsubo’s</w:t>
      </w:r>
      <w:proofErr w:type="spellEnd"/>
      <w:r>
        <w:t>)</w:t>
      </w:r>
    </w:p>
    <w:p w14:paraId="12BBCAE2" w14:textId="77777777" w:rsidR="00327D66" w:rsidRDefault="00327D66">
      <w:pPr>
        <w:ind w:left="3600"/>
      </w:pPr>
    </w:p>
    <w:p w14:paraId="49630449" w14:textId="77777777" w:rsidR="00327D66" w:rsidRDefault="00C932BA">
      <w:pPr>
        <w:pStyle w:val="Heading2"/>
        <w:numPr>
          <w:ilvl w:val="0"/>
          <w:numId w:val="6"/>
        </w:numPr>
        <w:spacing w:after="0"/>
      </w:pPr>
      <w:bookmarkStart w:id="53" w:name="_es6b8f4xqski" w:colFirst="0" w:colLast="0"/>
      <w:bookmarkEnd w:id="53"/>
      <w:r>
        <w:t>Cardio</w:t>
      </w:r>
      <w:r>
        <w:t xml:space="preserve">vascular Testing </w:t>
      </w:r>
    </w:p>
    <w:p w14:paraId="76A84998" w14:textId="77777777" w:rsidR="00327D66" w:rsidRDefault="00C932BA">
      <w:pPr>
        <w:numPr>
          <w:ilvl w:val="1"/>
          <w:numId w:val="6"/>
        </w:numPr>
        <w:rPr>
          <w:b/>
        </w:rPr>
      </w:pPr>
      <w:r>
        <w:rPr>
          <w:b/>
        </w:rPr>
        <w:t xml:space="preserve">Troponin: </w:t>
      </w:r>
    </w:p>
    <w:p w14:paraId="311C4DB2" w14:textId="77777777" w:rsidR="00327D66" w:rsidRDefault="00C932BA">
      <w:pPr>
        <w:numPr>
          <w:ilvl w:val="2"/>
          <w:numId w:val="6"/>
        </w:numPr>
      </w:pPr>
      <w:r>
        <w:t xml:space="preserve">ICU patients: Check </w:t>
      </w:r>
      <w:proofErr w:type="spellStart"/>
      <w:r>
        <w:t>hsTrop</w:t>
      </w:r>
      <w:proofErr w:type="spellEnd"/>
      <w:r>
        <w:t xml:space="preserve"> daily and SCvO2 daily</w:t>
      </w:r>
    </w:p>
    <w:p w14:paraId="25DD7AB6" w14:textId="77777777" w:rsidR="00327D66" w:rsidRDefault="00C932BA">
      <w:pPr>
        <w:numPr>
          <w:ilvl w:val="2"/>
          <w:numId w:val="6"/>
        </w:numPr>
      </w:pPr>
      <w:r>
        <w:t xml:space="preserve">Inpatients: Check </w:t>
      </w:r>
      <w:proofErr w:type="spellStart"/>
      <w:r>
        <w:t>hsTrop</w:t>
      </w:r>
      <w:proofErr w:type="spellEnd"/>
      <w:r>
        <w:t xml:space="preserve"> every other day </w:t>
      </w:r>
    </w:p>
    <w:p w14:paraId="3CB951D0" w14:textId="77777777" w:rsidR="00327D66" w:rsidRDefault="00C932BA">
      <w:pPr>
        <w:numPr>
          <w:ilvl w:val="3"/>
          <w:numId w:val="6"/>
        </w:numPr>
      </w:pPr>
      <w:r>
        <w:t xml:space="preserve">If </w:t>
      </w:r>
      <w:proofErr w:type="spellStart"/>
      <w:r>
        <w:t>hsTrop</w:t>
      </w:r>
      <w:proofErr w:type="spellEnd"/>
      <w:r>
        <w:t xml:space="preserve"> &gt; 200 ng/L</w:t>
      </w:r>
    </w:p>
    <w:p w14:paraId="2C846D28" w14:textId="77777777" w:rsidR="00327D66" w:rsidRDefault="00C932BA">
      <w:pPr>
        <w:numPr>
          <w:ilvl w:val="4"/>
          <w:numId w:val="6"/>
        </w:numPr>
      </w:pPr>
      <w:r>
        <w:t>Obtain 12-lead ECG</w:t>
      </w:r>
    </w:p>
    <w:p w14:paraId="6F5C7424" w14:textId="77777777" w:rsidR="00327D66" w:rsidRDefault="00C932BA">
      <w:pPr>
        <w:numPr>
          <w:ilvl w:val="4"/>
          <w:numId w:val="6"/>
        </w:numPr>
      </w:pPr>
      <w:r>
        <w:t xml:space="preserve">Perform point-of-care US (POCUS) if you are trained to do so </w:t>
      </w:r>
    </w:p>
    <w:p w14:paraId="48E07666" w14:textId="77777777" w:rsidR="00327D66" w:rsidRDefault="00C932BA">
      <w:pPr>
        <w:numPr>
          <w:ilvl w:val="4"/>
          <w:numId w:val="6"/>
        </w:numPr>
      </w:pPr>
      <w:r>
        <w:t>If no new ECG or echocardiographic</w:t>
      </w:r>
      <w:r>
        <w:t xml:space="preserve"> abnormalities, continue to monitor every other day </w:t>
      </w:r>
      <w:proofErr w:type="spellStart"/>
      <w:r>
        <w:t>hsTrop</w:t>
      </w:r>
      <w:proofErr w:type="spellEnd"/>
    </w:p>
    <w:p w14:paraId="662B017E" w14:textId="77777777" w:rsidR="00327D66" w:rsidRDefault="00C932BA">
      <w:pPr>
        <w:numPr>
          <w:ilvl w:val="1"/>
          <w:numId w:val="6"/>
        </w:numPr>
        <w:rPr>
          <w:b/>
        </w:rPr>
      </w:pPr>
      <w:r>
        <w:rPr>
          <w:b/>
        </w:rPr>
        <w:t xml:space="preserve">Telemetry: </w:t>
      </w:r>
    </w:p>
    <w:p w14:paraId="1AE521D5" w14:textId="77777777" w:rsidR="00327D66" w:rsidRDefault="00C932BA">
      <w:pPr>
        <w:numPr>
          <w:ilvl w:val="2"/>
          <w:numId w:val="6"/>
        </w:numPr>
      </w:pPr>
      <w:r>
        <w:t xml:space="preserve">Telemetry should be used for all </w:t>
      </w:r>
      <w:proofErr w:type="gramStart"/>
      <w:r>
        <w:t>critically-ill</w:t>
      </w:r>
      <w:proofErr w:type="gramEnd"/>
      <w:r>
        <w:t xml:space="preserve"> patients</w:t>
      </w:r>
    </w:p>
    <w:p w14:paraId="634FA0CC" w14:textId="77777777" w:rsidR="00327D66" w:rsidRDefault="00C932BA">
      <w:pPr>
        <w:numPr>
          <w:ilvl w:val="2"/>
          <w:numId w:val="6"/>
        </w:numPr>
      </w:pPr>
      <w:r>
        <w:t xml:space="preserve">At BWH, COVID-19 floor patients also have telemetry. </w:t>
      </w:r>
    </w:p>
    <w:p w14:paraId="00D8A9B3" w14:textId="77777777" w:rsidR="00327D66" w:rsidRDefault="00C932BA">
      <w:pPr>
        <w:numPr>
          <w:ilvl w:val="2"/>
          <w:numId w:val="6"/>
        </w:numPr>
      </w:pPr>
      <w:r>
        <w:t xml:space="preserve">For hospitals, with resource-limitations, telemetry is most important for </w:t>
      </w:r>
      <w:r>
        <w:t>patients who meet AHA criteria (</w:t>
      </w:r>
      <w:proofErr w:type="spellStart"/>
      <w:r>
        <w:fldChar w:fldCharType="begin"/>
      </w:r>
      <w:r>
        <w:instrText xml:space="preserve"> HYPERLINK "http://www.ncbi.nlm.nih.gov/pubmed/28974521" \h </w:instrText>
      </w:r>
      <w:r>
        <w:fldChar w:fldCharType="separate"/>
      </w:r>
      <w:r>
        <w:rPr>
          <w:color w:val="1155CC"/>
          <w:u w:val="single"/>
        </w:rPr>
        <w:t>Sandau</w:t>
      </w:r>
      <w:proofErr w:type="spellEnd"/>
      <w:r>
        <w:rPr>
          <w:color w:val="1155CC"/>
          <w:u w:val="single"/>
        </w:rPr>
        <w:t xml:space="preserve"> et al, </w:t>
      </w:r>
      <w:r>
        <w:rPr>
          <w:color w:val="1155CC"/>
          <w:u w:val="single"/>
        </w:rPr>
        <w:fldChar w:fldCharType="end"/>
      </w:r>
      <w:hyperlink r:id="rId282">
        <w:r>
          <w:rPr>
            <w:i/>
            <w:color w:val="1155CC"/>
            <w:u w:val="single"/>
          </w:rPr>
          <w:t xml:space="preserve">Circulation, </w:t>
        </w:r>
      </w:hyperlink>
      <w:hyperlink r:id="rId283">
        <w:r>
          <w:rPr>
            <w:color w:val="1155CC"/>
            <w:u w:val="single"/>
          </w:rPr>
          <w:t>2017</w:t>
        </w:r>
      </w:hyperlink>
      <w:r>
        <w:t xml:space="preserve">). </w:t>
      </w:r>
    </w:p>
    <w:p w14:paraId="12F2E79C" w14:textId="77777777" w:rsidR="00327D66" w:rsidRDefault="00C932BA">
      <w:pPr>
        <w:numPr>
          <w:ilvl w:val="1"/>
          <w:numId w:val="6"/>
        </w:numPr>
        <w:rPr>
          <w:b/>
        </w:rPr>
      </w:pPr>
      <w:r>
        <w:rPr>
          <w:b/>
        </w:rPr>
        <w:t xml:space="preserve">ECGs: </w:t>
      </w:r>
    </w:p>
    <w:p w14:paraId="0BAC0C44" w14:textId="77777777" w:rsidR="00327D66" w:rsidRDefault="00C932BA">
      <w:pPr>
        <w:numPr>
          <w:ilvl w:val="2"/>
          <w:numId w:val="6"/>
        </w:numPr>
      </w:pPr>
      <w:r>
        <w:t>Daily ECGs are reasonable for individuals with severe COVID-19.</w:t>
      </w:r>
    </w:p>
    <w:p w14:paraId="625F3B58" w14:textId="77777777" w:rsidR="00327D66" w:rsidRDefault="00C932BA">
      <w:pPr>
        <w:numPr>
          <w:ilvl w:val="3"/>
          <w:numId w:val="6"/>
        </w:numPr>
      </w:pPr>
      <w:r>
        <w:t>When possible, print ECGs from the in-room monitor to minimize contamination of equipment.</w:t>
      </w:r>
    </w:p>
    <w:p w14:paraId="7A748EB9" w14:textId="77777777" w:rsidR="00327D66" w:rsidRDefault="00C932BA">
      <w:pPr>
        <w:numPr>
          <w:ilvl w:val="1"/>
          <w:numId w:val="6"/>
        </w:numPr>
        <w:rPr>
          <w:b/>
        </w:rPr>
      </w:pPr>
      <w:r>
        <w:rPr>
          <w:b/>
        </w:rPr>
        <w:t>TTE:</w:t>
      </w:r>
    </w:p>
    <w:p w14:paraId="64943901" w14:textId="77777777" w:rsidR="00327D66" w:rsidRDefault="00C932BA">
      <w:pPr>
        <w:numPr>
          <w:ilvl w:val="2"/>
          <w:numId w:val="6"/>
        </w:numPr>
      </w:pPr>
      <w:r>
        <w:t>Do not order routine TTEs on COVID-19 patients.</w:t>
      </w:r>
    </w:p>
    <w:p w14:paraId="255BC77D" w14:textId="77777777" w:rsidR="00327D66" w:rsidRDefault="00C932BA">
      <w:pPr>
        <w:numPr>
          <w:ilvl w:val="3"/>
          <w:numId w:val="6"/>
        </w:numPr>
      </w:pPr>
      <w:r>
        <w:t>Cardiology consult or a trained provider should perform POCUS if:</w:t>
      </w:r>
    </w:p>
    <w:p w14:paraId="4D00BE02" w14:textId="77777777" w:rsidR="00327D66" w:rsidRDefault="00C932BA">
      <w:pPr>
        <w:numPr>
          <w:ilvl w:val="4"/>
          <w:numId w:val="6"/>
        </w:numPr>
      </w:pPr>
      <w:r>
        <w:t>Significant troponin elevation or decline in ScvO2/MvO2</w:t>
      </w:r>
    </w:p>
    <w:p w14:paraId="30862406" w14:textId="77777777" w:rsidR="00327D66" w:rsidRDefault="00C932BA">
      <w:pPr>
        <w:numPr>
          <w:ilvl w:val="4"/>
          <w:numId w:val="6"/>
        </w:numPr>
      </w:pPr>
      <w:r>
        <w:t>Shock</w:t>
      </w:r>
    </w:p>
    <w:p w14:paraId="2520D718" w14:textId="77777777" w:rsidR="00327D66" w:rsidRDefault="00C932BA">
      <w:pPr>
        <w:numPr>
          <w:ilvl w:val="4"/>
          <w:numId w:val="6"/>
        </w:numPr>
      </w:pPr>
      <w:r>
        <w:t>New</w:t>
      </w:r>
      <w:r>
        <w:t xml:space="preserve"> heart failure (not pre-existing heart failure) </w:t>
      </w:r>
    </w:p>
    <w:p w14:paraId="77E8702F" w14:textId="77777777" w:rsidR="00327D66" w:rsidRDefault="00C932BA">
      <w:pPr>
        <w:numPr>
          <w:ilvl w:val="4"/>
          <w:numId w:val="6"/>
        </w:numPr>
      </w:pPr>
      <w:r>
        <w:t>New persistent</w:t>
      </w:r>
      <w:r>
        <w:rPr>
          <w:i/>
        </w:rPr>
        <w:t xml:space="preserve"> </w:t>
      </w:r>
      <w:r>
        <w:t>arrhythmia</w:t>
      </w:r>
    </w:p>
    <w:p w14:paraId="2B24AB52" w14:textId="77777777" w:rsidR="00327D66" w:rsidRDefault="00C932BA">
      <w:pPr>
        <w:numPr>
          <w:ilvl w:val="4"/>
          <w:numId w:val="6"/>
        </w:numPr>
      </w:pPr>
      <w:r>
        <w:t>Significant ECG changes</w:t>
      </w:r>
    </w:p>
    <w:p w14:paraId="38CD2029" w14:textId="77777777" w:rsidR="00327D66" w:rsidRDefault="00C932BA">
      <w:pPr>
        <w:numPr>
          <w:ilvl w:val="2"/>
          <w:numId w:val="6"/>
        </w:numPr>
      </w:pPr>
      <w:r>
        <w:lastRenderedPageBreak/>
        <w:t>If abnormalities are identified on POCUS (e.g. new reduction in LVEF &lt; 50%), a formal TTE should be obtained and cardiology consulted.</w:t>
      </w:r>
    </w:p>
    <w:p w14:paraId="3057A7A7" w14:textId="77777777" w:rsidR="00327D66" w:rsidRDefault="00C932BA">
      <w:pPr>
        <w:numPr>
          <w:ilvl w:val="3"/>
          <w:numId w:val="6"/>
        </w:numPr>
      </w:pPr>
      <w:r>
        <w:t>Where possible order l</w:t>
      </w:r>
      <w:r>
        <w:t>imited TTEs instead of full TTEs to conserve resources.</w:t>
      </w:r>
    </w:p>
    <w:p w14:paraId="2DC77495" w14:textId="77777777" w:rsidR="00327D66" w:rsidRDefault="00C932BA">
      <w:pPr>
        <w:numPr>
          <w:ilvl w:val="1"/>
          <w:numId w:val="6"/>
        </w:numPr>
        <w:rPr>
          <w:b/>
        </w:rPr>
      </w:pPr>
      <w:r>
        <w:rPr>
          <w:b/>
        </w:rPr>
        <w:t xml:space="preserve">Stress Testing: </w:t>
      </w:r>
    </w:p>
    <w:p w14:paraId="57D03379" w14:textId="77777777" w:rsidR="00327D66" w:rsidRDefault="00C932BA">
      <w:pPr>
        <w:numPr>
          <w:ilvl w:val="2"/>
          <w:numId w:val="6"/>
        </w:numPr>
      </w:pPr>
      <w:r>
        <w:t xml:space="preserve">Stress testing is likely not indicated in individuals with active COVID. </w:t>
      </w:r>
    </w:p>
    <w:p w14:paraId="69537D66" w14:textId="77777777" w:rsidR="00327D66" w:rsidRDefault="00C932BA">
      <w:pPr>
        <w:numPr>
          <w:ilvl w:val="2"/>
          <w:numId w:val="6"/>
        </w:numPr>
      </w:pPr>
      <w:r>
        <w:t>Any question of possible stress testing should be directed to cardiology.</w:t>
      </w:r>
    </w:p>
    <w:p w14:paraId="42FEA718" w14:textId="77777777" w:rsidR="00327D66" w:rsidRDefault="00327D66">
      <w:pPr>
        <w:ind w:left="2160"/>
      </w:pPr>
    </w:p>
    <w:p w14:paraId="3E5D12EB" w14:textId="77777777" w:rsidR="00327D66" w:rsidRDefault="00C932BA">
      <w:pPr>
        <w:pStyle w:val="Heading2"/>
        <w:numPr>
          <w:ilvl w:val="0"/>
          <w:numId w:val="6"/>
        </w:numPr>
        <w:spacing w:after="0"/>
      </w:pPr>
      <w:bookmarkStart w:id="54" w:name="_rm4wr985h2i8" w:colFirst="0" w:colLast="0"/>
      <w:bookmarkEnd w:id="54"/>
      <w:r>
        <w:t>Arrhythmias</w:t>
      </w:r>
    </w:p>
    <w:p w14:paraId="13AB9AFD" w14:textId="77777777" w:rsidR="00327D66" w:rsidRDefault="00C932BA">
      <w:pPr>
        <w:numPr>
          <w:ilvl w:val="1"/>
          <w:numId w:val="6"/>
        </w:numPr>
      </w:pPr>
      <w:r>
        <w:rPr>
          <w:rFonts w:ascii="Times New Roman" w:eastAsia="Times New Roman" w:hAnsi="Times New Roman" w:cs="Times New Roman"/>
          <w:b/>
          <w:sz w:val="14"/>
          <w:szCs w:val="14"/>
        </w:rPr>
        <w:t xml:space="preserve"> </w:t>
      </w:r>
      <w:r>
        <w:rPr>
          <w:b/>
        </w:rPr>
        <w:t>Incidence:</w:t>
      </w:r>
    </w:p>
    <w:p w14:paraId="396598AD" w14:textId="77777777" w:rsidR="00327D66" w:rsidRDefault="00C932BA">
      <w:pPr>
        <w:numPr>
          <w:ilvl w:val="2"/>
          <w:numId w:val="6"/>
        </w:numPr>
      </w:pPr>
      <w:r>
        <w:t>Case serie</w:t>
      </w:r>
      <w:r>
        <w:t>s report the occurrence of unspecified arrhythmias in 17% of hospitalized patients with COVID-19 (n=23 of 138), with higher rate in ICU patients (44%, n=16) compared to non-ICU patients (7%, n=7) (</w:t>
      </w:r>
      <w:hyperlink r:id="rId284">
        <w:r>
          <w:rPr>
            <w:color w:val="1155CC"/>
            <w:u w:val="single"/>
          </w:rPr>
          <w:t xml:space="preserve">Wang et al, </w:t>
        </w:r>
      </w:hyperlink>
      <w:hyperlink r:id="rId285">
        <w:r>
          <w:rPr>
            <w:i/>
            <w:color w:val="1155CC"/>
            <w:u w:val="single"/>
          </w:rPr>
          <w:t>JAMA</w:t>
        </w:r>
      </w:hyperlink>
      <w:hyperlink r:id="rId286">
        <w:r>
          <w:rPr>
            <w:color w:val="1155CC"/>
            <w:u w:val="single"/>
          </w:rPr>
          <w:t>, 2020</w:t>
        </w:r>
      </w:hyperlink>
      <w:r>
        <w:t>).</w:t>
      </w:r>
    </w:p>
    <w:p w14:paraId="099F0A9B" w14:textId="77777777" w:rsidR="00327D66" w:rsidRDefault="00C932BA">
      <w:pPr>
        <w:numPr>
          <w:ilvl w:val="2"/>
          <w:numId w:val="6"/>
        </w:numPr>
      </w:pPr>
      <w:r>
        <w:t>There are anecdotal reports of VT and VF as a late manifestation of COVID-19. No specific published f</w:t>
      </w:r>
      <w:r>
        <w:t xml:space="preserve">indings were identified. </w:t>
      </w:r>
    </w:p>
    <w:p w14:paraId="3566830C" w14:textId="77777777" w:rsidR="00327D66" w:rsidRDefault="00C932BA">
      <w:pPr>
        <w:numPr>
          <w:ilvl w:val="1"/>
          <w:numId w:val="6"/>
        </w:numPr>
        <w:rPr>
          <w:b/>
        </w:rPr>
      </w:pPr>
      <w:r>
        <w:rPr>
          <w:b/>
        </w:rPr>
        <w:t>Workup:</w:t>
      </w:r>
    </w:p>
    <w:p w14:paraId="38BE39AD" w14:textId="77777777" w:rsidR="00327D66" w:rsidRDefault="00C932BA">
      <w:pPr>
        <w:numPr>
          <w:ilvl w:val="3"/>
          <w:numId w:val="6"/>
        </w:numPr>
      </w:pPr>
      <w:r>
        <w:t>Telemetry, 12-lead EKG, cardiac troponin, NT-</w:t>
      </w:r>
      <w:proofErr w:type="spellStart"/>
      <w:r>
        <w:t>proBNP</w:t>
      </w:r>
      <w:proofErr w:type="spellEnd"/>
      <w:r>
        <w:t>, TFT</w:t>
      </w:r>
    </w:p>
    <w:p w14:paraId="74B78546" w14:textId="77777777" w:rsidR="00327D66" w:rsidRDefault="00C932BA">
      <w:pPr>
        <w:numPr>
          <w:ilvl w:val="3"/>
          <w:numId w:val="6"/>
        </w:numPr>
      </w:pPr>
      <w:r>
        <w:t>ScvO2 if central line present (goal SCVO2 &gt; 60%)</w:t>
      </w:r>
    </w:p>
    <w:p w14:paraId="3F80D00E" w14:textId="77777777" w:rsidR="00327D66" w:rsidRDefault="00C932BA">
      <w:pPr>
        <w:numPr>
          <w:ilvl w:val="3"/>
          <w:numId w:val="6"/>
        </w:numPr>
      </w:pPr>
      <w:r>
        <w:t>POCUS to assess LV and RV function</w:t>
      </w:r>
    </w:p>
    <w:p w14:paraId="4BBA8C37" w14:textId="77777777" w:rsidR="00327D66" w:rsidRDefault="00C932BA">
      <w:pPr>
        <w:numPr>
          <w:ilvl w:val="4"/>
          <w:numId w:val="6"/>
        </w:numPr>
      </w:pPr>
      <w:r>
        <w:t>Obtain formal TTE if abnormalities of any of the above</w:t>
      </w:r>
    </w:p>
    <w:p w14:paraId="4EA1FFBC" w14:textId="77777777" w:rsidR="00327D66" w:rsidRDefault="00C932BA">
      <w:pPr>
        <w:numPr>
          <w:ilvl w:val="1"/>
          <w:numId w:val="6"/>
        </w:numPr>
        <w:rPr>
          <w:b/>
        </w:rPr>
      </w:pPr>
      <w:r>
        <w:rPr>
          <w:b/>
        </w:rPr>
        <w:t>Treatment:</w:t>
      </w:r>
    </w:p>
    <w:p w14:paraId="37DC9C66" w14:textId="77777777" w:rsidR="00327D66" w:rsidRDefault="00C932BA">
      <w:pPr>
        <w:numPr>
          <w:ilvl w:val="2"/>
          <w:numId w:val="6"/>
        </w:numPr>
      </w:pPr>
      <w:r>
        <w:t>Atrial fibrilla</w:t>
      </w:r>
      <w:r>
        <w:t xml:space="preserve">tion/atrial flutter </w:t>
      </w:r>
    </w:p>
    <w:p w14:paraId="2568CB60" w14:textId="77777777" w:rsidR="00327D66" w:rsidRDefault="00C932BA">
      <w:pPr>
        <w:numPr>
          <w:ilvl w:val="3"/>
          <w:numId w:val="6"/>
        </w:numPr>
      </w:pPr>
      <w:r>
        <w:t>Beta blockade if no evidence of heart failure or shock</w:t>
      </w:r>
    </w:p>
    <w:p w14:paraId="404EDEF1" w14:textId="77777777" w:rsidR="00327D66" w:rsidRDefault="00C932BA">
      <w:pPr>
        <w:numPr>
          <w:ilvl w:val="4"/>
          <w:numId w:val="6"/>
        </w:numPr>
      </w:pPr>
      <w:r>
        <w:t xml:space="preserve">If significant heart failure or borderline BPs, use amiodarone. </w:t>
      </w:r>
      <w:r>
        <w:t>There is no known increased concern for amiodarone lung toxicity</w:t>
      </w:r>
    </w:p>
    <w:p w14:paraId="2CCB9ED1" w14:textId="77777777" w:rsidR="00327D66" w:rsidRDefault="00C932BA">
      <w:pPr>
        <w:numPr>
          <w:ilvl w:val="3"/>
          <w:numId w:val="6"/>
        </w:numPr>
      </w:pPr>
      <w:r>
        <w:t xml:space="preserve"> If unstable, synchronized DCCV with 200 Joules biphasic </w:t>
      </w:r>
    </w:p>
    <w:p w14:paraId="1A98748C" w14:textId="77777777" w:rsidR="00327D66" w:rsidRDefault="00C932BA">
      <w:pPr>
        <w:numPr>
          <w:ilvl w:val="2"/>
          <w:numId w:val="6"/>
        </w:numPr>
      </w:pPr>
      <w:r>
        <w:t xml:space="preserve">Ventricular tachycardia (VT) </w:t>
      </w:r>
    </w:p>
    <w:p w14:paraId="65BBD04F" w14:textId="77777777" w:rsidR="00327D66" w:rsidRDefault="00C932BA">
      <w:pPr>
        <w:numPr>
          <w:ilvl w:val="3"/>
          <w:numId w:val="6"/>
        </w:numPr>
      </w:pPr>
      <w:r>
        <w:t>Unstable/pulseless: initiate ACLS</w:t>
      </w:r>
    </w:p>
    <w:p w14:paraId="71336267" w14:textId="77777777" w:rsidR="00327D66" w:rsidRDefault="00C932BA">
      <w:pPr>
        <w:numPr>
          <w:ilvl w:val="3"/>
          <w:numId w:val="6"/>
        </w:numPr>
      </w:pPr>
      <w:r>
        <w:t>Stable:</w:t>
      </w:r>
    </w:p>
    <w:p w14:paraId="5B530559" w14:textId="77777777" w:rsidR="00327D66" w:rsidRDefault="00C932BA">
      <w:pPr>
        <w:numPr>
          <w:ilvl w:val="4"/>
          <w:numId w:val="6"/>
        </w:numPr>
      </w:pPr>
      <w:r>
        <w:t>Cardiology consult (may represent evolving myocardial involve</w:t>
      </w:r>
      <w:r>
        <w:t>ment)</w:t>
      </w:r>
    </w:p>
    <w:p w14:paraId="1B0111F5" w14:textId="77777777" w:rsidR="00327D66" w:rsidRDefault="00C932BA">
      <w:pPr>
        <w:numPr>
          <w:ilvl w:val="4"/>
          <w:numId w:val="6"/>
        </w:numPr>
      </w:pPr>
      <w:r>
        <w:t xml:space="preserve">Amiodarone 150mg IV x 1 or lidocaine 100mg IV x 1 </w:t>
      </w:r>
    </w:p>
    <w:p w14:paraId="131AA9B1" w14:textId="77777777" w:rsidR="00327D66" w:rsidRDefault="00327D66">
      <w:pPr>
        <w:ind w:left="3600"/>
      </w:pPr>
    </w:p>
    <w:p w14:paraId="00EC9BEF" w14:textId="77777777" w:rsidR="00327D66" w:rsidRDefault="00C932BA">
      <w:pPr>
        <w:pStyle w:val="Heading2"/>
        <w:numPr>
          <w:ilvl w:val="0"/>
          <w:numId w:val="6"/>
        </w:numPr>
        <w:spacing w:after="0"/>
      </w:pPr>
      <w:bookmarkStart w:id="55" w:name="_13b1uhteftcc" w:colFirst="0" w:colLast="0"/>
      <w:bookmarkEnd w:id="55"/>
      <w:r>
        <w:t>Acute Coronary Syndromes</w:t>
      </w:r>
    </w:p>
    <w:p w14:paraId="1026CEE2" w14:textId="77777777" w:rsidR="00327D66" w:rsidRDefault="00C932BA">
      <w:pPr>
        <w:numPr>
          <w:ilvl w:val="1"/>
          <w:numId w:val="6"/>
        </w:numPr>
        <w:rPr>
          <w:b/>
        </w:rPr>
      </w:pPr>
      <w:r>
        <w:rPr>
          <w:b/>
        </w:rPr>
        <w:t>Incidence:</w:t>
      </w:r>
    </w:p>
    <w:p w14:paraId="3BDB6A47" w14:textId="77777777" w:rsidR="00327D66" w:rsidRDefault="00C932BA">
      <w:pPr>
        <w:numPr>
          <w:ilvl w:val="2"/>
          <w:numId w:val="6"/>
        </w:numPr>
      </w:pPr>
      <w:r>
        <w:t>There is no current available data on the incidence of ACS in COVID. However, we presume that due to the presence of ACE2 receptors on the endothelium, and the kn</w:t>
      </w:r>
      <w:r>
        <w:t>own increased risk of ACS in influenza that there is a possible increased incidence of ACS among COVID-19 patients.</w:t>
      </w:r>
    </w:p>
    <w:p w14:paraId="6B88F148" w14:textId="77777777" w:rsidR="00327D66" w:rsidRDefault="00C932BA">
      <w:pPr>
        <w:numPr>
          <w:ilvl w:val="3"/>
          <w:numId w:val="6"/>
        </w:numPr>
      </w:pPr>
      <w:r>
        <w:lastRenderedPageBreak/>
        <w:t>The incidence of ACS is about 6 times as high within seven days of an influenza diagnosis than during control interval - incidence ratio 6.05 (95% CI, 3.86 to 9.50) (</w:t>
      </w:r>
      <w:proofErr w:type="spellStart"/>
      <w:r>
        <w:fldChar w:fldCharType="begin"/>
      </w:r>
      <w:r>
        <w:instrText xml:space="preserve"> HYPERLINK "http://www.ncbi.nlm.nih.gov/pubmed/29365305" \h </w:instrText>
      </w:r>
      <w:r>
        <w:fldChar w:fldCharType="separate"/>
      </w:r>
      <w:r>
        <w:rPr>
          <w:color w:val="1155CC"/>
          <w:u w:val="single"/>
        </w:rPr>
        <w:t>Kwong</w:t>
      </w:r>
      <w:proofErr w:type="spellEnd"/>
      <w:r>
        <w:rPr>
          <w:color w:val="1155CC"/>
          <w:u w:val="single"/>
        </w:rPr>
        <w:t xml:space="preserve"> et al, </w:t>
      </w:r>
      <w:r>
        <w:rPr>
          <w:color w:val="1155CC"/>
          <w:u w:val="single"/>
        </w:rPr>
        <w:fldChar w:fldCharType="end"/>
      </w:r>
      <w:hyperlink r:id="rId287">
        <w:r>
          <w:rPr>
            <w:i/>
            <w:color w:val="1155CC"/>
            <w:u w:val="single"/>
          </w:rPr>
          <w:t>NEJM</w:t>
        </w:r>
      </w:hyperlink>
      <w:hyperlink r:id="rId288">
        <w:r>
          <w:rPr>
            <w:color w:val="1155CC"/>
            <w:u w:val="single"/>
          </w:rPr>
          <w:t>, 2018</w:t>
        </w:r>
      </w:hyperlink>
      <w:r>
        <w:t>).</w:t>
      </w:r>
    </w:p>
    <w:p w14:paraId="7F9D4440" w14:textId="77777777" w:rsidR="00327D66" w:rsidRDefault="00C932BA">
      <w:pPr>
        <w:numPr>
          <w:ilvl w:val="1"/>
          <w:numId w:val="6"/>
        </w:numPr>
        <w:rPr>
          <w:b/>
        </w:rPr>
      </w:pPr>
      <w:r>
        <w:rPr>
          <w:b/>
        </w:rPr>
        <w:t>Workup:</w:t>
      </w:r>
    </w:p>
    <w:p w14:paraId="4F503712" w14:textId="77777777" w:rsidR="00327D66" w:rsidRDefault="00C932BA">
      <w:pPr>
        <w:numPr>
          <w:ilvl w:val="2"/>
          <w:numId w:val="6"/>
        </w:numPr>
      </w:pPr>
      <w:r>
        <w:t>Elevated troponin/ECG changes alone may not be able to discriminate between:</w:t>
      </w:r>
    </w:p>
    <w:p w14:paraId="535D9610" w14:textId="77777777" w:rsidR="00327D66" w:rsidRDefault="00C932BA">
      <w:pPr>
        <w:numPr>
          <w:ilvl w:val="3"/>
          <w:numId w:val="6"/>
        </w:numPr>
      </w:pPr>
      <w:r>
        <w:t xml:space="preserve">Coronary thrombosis </w:t>
      </w:r>
    </w:p>
    <w:p w14:paraId="4852CC90" w14:textId="77777777" w:rsidR="00327D66" w:rsidRDefault="00C932BA">
      <w:pPr>
        <w:numPr>
          <w:ilvl w:val="3"/>
          <w:numId w:val="6"/>
        </w:numPr>
      </w:pPr>
      <w:r>
        <w:t xml:space="preserve">Demand-related ischemia </w:t>
      </w:r>
    </w:p>
    <w:p w14:paraId="2B7E879B" w14:textId="77777777" w:rsidR="00327D66" w:rsidRDefault="00C932BA">
      <w:pPr>
        <w:numPr>
          <w:ilvl w:val="3"/>
          <w:numId w:val="6"/>
        </w:numPr>
      </w:pPr>
      <w:r>
        <w:t>Myocarditis</w:t>
      </w:r>
    </w:p>
    <w:p w14:paraId="3025103D" w14:textId="77777777" w:rsidR="00327D66" w:rsidRDefault="00C932BA">
      <w:pPr>
        <w:numPr>
          <w:ilvl w:val="2"/>
          <w:numId w:val="6"/>
        </w:numPr>
      </w:pPr>
      <w:r>
        <w:t xml:space="preserve">Determination of ACS will rely on all evidence available: </w:t>
      </w:r>
    </w:p>
    <w:p w14:paraId="18ECC037" w14:textId="77777777" w:rsidR="00327D66" w:rsidRDefault="00C932BA">
      <w:pPr>
        <w:numPr>
          <w:ilvl w:val="3"/>
          <w:numId w:val="6"/>
        </w:numPr>
      </w:pPr>
      <w:r>
        <w:t>Symptoms (if able to communicate)</w:t>
      </w:r>
    </w:p>
    <w:p w14:paraId="4D96BF78" w14:textId="77777777" w:rsidR="00327D66" w:rsidRDefault="00C932BA">
      <w:pPr>
        <w:numPr>
          <w:ilvl w:val="4"/>
          <w:numId w:val="6"/>
        </w:numPr>
      </w:pPr>
      <w:r>
        <w:t>New dyspnea, chest pain, anginal equivalents</w:t>
      </w:r>
    </w:p>
    <w:p w14:paraId="2B3C2EFE" w14:textId="77777777" w:rsidR="00327D66" w:rsidRDefault="00C932BA">
      <w:pPr>
        <w:numPr>
          <w:ilvl w:val="3"/>
          <w:numId w:val="6"/>
        </w:numPr>
      </w:pPr>
      <w:r>
        <w:t>Regional ECG changes</w:t>
      </w:r>
    </w:p>
    <w:p w14:paraId="3EE39C4B" w14:textId="77777777" w:rsidR="00327D66" w:rsidRDefault="00C932BA">
      <w:pPr>
        <w:numPr>
          <w:ilvl w:val="3"/>
          <w:numId w:val="6"/>
        </w:numPr>
      </w:pPr>
      <w:r>
        <w:t>Rate of change of Troponin changes (</w:t>
      </w:r>
      <w:r>
        <w:rPr>
          <w:i/>
        </w:rPr>
        <w:t>i.e.</w:t>
      </w:r>
      <w:r>
        <w:t>, acute rise suggests ACS)</w:t>
      </w:r>
    </w:p>
    <w:p w14:paraId="3CEFB0CE" w14:textId="77777777" w:rsidR="00327D66" w:rsidRDefault="00C932BA">
      <w:pPr>
        <w:numPr>
          <w:ilvl w:val="3"/>
          <w:numId w:val="6"/>
        </w:numPr>
      </w:pPr>
      <w:r>
        <w:t>Echo findings (</w:t>
      </w:r>
      <w:r>
        <w:rPr>
          <w:i/>
        </w:rPr>
        <w:t>e.g</w:t>
      </w:r>
      <w:r>
        <w:rPr>
          <w:i/>
        </w:rPr>
        <w:t>.</w:t>
      </w:r>
      <w:r>
        <w:t>, new RWMA)</w:t>
      </w:r>
    </w:p>
    <w:p w14:paraId="525E9438" w14:textId="77777777" w:rsidR="00327D66" w:rsidRDefault="00C932BA">
      <w:pPr>
        <w:numPr>
          <w:ilvl w:val="2"/>
          <w:numId w:val="6"/>
        </w:numPr>
      </w:pPr>
      <w:r>
        <w:t>When in doubt, request a cardiology consult.</w:t>
      </w:r>
    </w:p>
    <w:p w14:paraId="116909D4" w14:textId="77777777" w:rsidR="00327D66" w:rsidRDefault="00C932BA">
      <w:pPr>
        <w:numPr>
          <w:ilvl w:val="1"/>
          <w:numId w:val="6"/>
        </w:numPr>
        <w:rPr>
          <w:b/>
        </w:rPr>
      </w:pPr>
      <w:r>
        <w:rPr>
          <w:b/>
        </w:rPr>
        <w:t>Management:</w:t>
      </w:r>
    </w:p>
    <w:p w14:paraId="05AAC98F" w14:textId="77777777" w:rsidR="00327D66" w:rsidRDefault="00C932BA">
      <w:pPr>
        <w:numPr>
          <w:ilvl w:val="2"/>
          <w:numId w:val="6"/>
        </w:numPr>
      </w:pPr>
      <w:r>
        <w:t>Medical management of ACS should be coordinated with cardiology</w:t>
      </w:r>
    </w:p>
    <w:p w14:paraId="040327A1" w14:textId="77777777" w:rsidR="00327D66" w:rsidRDefault="00C932BA">
      <w:pPr>
        <w:numPr>
          <w:ilvl w:val="3"/>
          <w:numId w:val="6"/>
        </w:numPr>
      </w:pPr>
      <w:r>
        <w:t>Treat with full dose aspirin, clopidogrel (if not bleeding), heparin, oxygen (if hypoxemic), statin, nitrates (if hypertensive), and opioids (if persistent pain during medical management).</w:t>
      </w:r>
    </w:p>
    <w:p w14:paraId="0813F334" w14:textId="77777777" w:rsidR="00327D66" w:rsidRDefault="00C932BA">
      <w:pPr>
        <w:numPr>
          <w:ilvl w:val="4"/>
          <w:numId w:val="6"/>
        </w:numPr>
      </w:pPr>
      <w:r>
        <w:t>Beta blockers should be used with caution given possible concomitan</w:t>
      </w:r>
      <w:r>
        <w:t>t myocarditis/decompensated heart failure.</w:t>
      </w:r>
    </w:p>
    <w:p w14:paraId="0065CFB6" w14:textId="77777777" w:rsidR="00327D66" w:rsidRDefault="00C932BA">
      <w:pPr>
        <w:numPr>
          <w:ilvl w:val="2"/>
          <w:numId w:val="6"/>
        </w:numPr>
      </w:pPr>
      <w:r>
        <w:t xml:space="preserve">As of the time of this writing, the </w:t>
      </w:r>
      <w:proofErr w:type="spellStart"/>
      <w:r>
        <w:t>cath</w:t>
      </w:r>
      <w:proofErr w:type="spellEnd"/>
      <w:r>
        <w:t xml:space="preserve"> lab will take COVID-19 patients, even if ventilated. </w:t>
      </w:r>
    </w:p>
    <w:p w14:paraId="5CDE26F9" w14:textId="77777777" w:rsidR="00327D66" w:rsidRDefault="00C932BA">
      <w:pPr>
        <w:numPr>
          <w:ilvl w:val="3"/>
          <w:numId w:val="6"/>
        </w:numPr>
      </w:pPr>
      <w:r>
        <w:t>If resources become constrained and door-to-balloon time is no longer adequate, cardiology may decide to use lytic med</w:t>
      </w:r>
      <w:r>
        <w:t>ications for COVID-19 STEMI patients in lieu of PCI.</w:t>
      </w:r>
    </w:p>
    <w:p w14:paraId="5189FE97" w14:textId="77777777" w:rsidR="00327D66" w:rsidRDefault="00327D66">
      <w:pPr>
        <w:ind w:left="2160"/>
      </w:pPr>
    </w:p>
    <w:p w14:paraId="35F8D0CE" w14:textId="77777777" w:rsidR="00327D66" w:rsidRDefault="00C932BA">
      <w:pPr>
        <w:pStyle w:val="Heading2"/>
        <w:numPr>
          <w:ilvl w:val="0"/>
          <w:numId w:val="6"/>
        </w:numPr>
        <w:spacing w:after="0"/>
      </w:pPr>
      <w:bookmarkStart w:id="56" w:name="_txp16938ptwl" w:colFirst="0" w:colLast="0"/>
      <w:bookmarkEnd w:id="56"/>
      <w:r>
        <w:t>Pericarditis and Myocarditis</w:t>
      </w:r>
    </w:p>
    <w:p w14:paraId="256F4288" w14:textId="77777777" w:rsidR="00327D66" w:rsidRDefault="00C932BA">
      <w:pPr>
        <w:numPr>
          <w:ilvl w:val="1"/>
          <w:numId w:val="6"/>
        </w:numPr>
        <w:rPr>
          <w:b/>
        </w:rPr>
      </w:pPr>
      <w:r>
        <w:rPr>
          <w:b/>
        </w:rPr>
        <w:t>Incidence:</w:t>
      </w:r>
    </w:p>
    <w:p w14:paraId="38583120" w14:textId="77777777" w:rsidR="00327D66" w:rsidRDefault="00C932BA">
      <w:pPr>
        <w:numPr>
          <w:ilvl w:val="2"/>
          <w:numId w:val="6"/>
        </w:numPr>
      </w:pPr>
      <w:r>
        <w:t>Myocarditis and pericarditis are potential manifestations of COVID-19 and source of Acute Cardiac Injury, based on case reports/case series (</w:t>
      </w:r>
      <w:proofErr w:type="spellStart"/>
      <w:r>
        <w:fldChar w:fldCharType="begin"/>
      </w:r>
      <w:r>
        <w:instrText xml:space="preserve"> HYPERLINK "http://</w:instrText>
      </w:r>
      <w:r>
        <w:instrText xml:space="preserve">www.ncbi.nlm.nih.gov/pubmed/32125452"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289">
        <w:r>
          <w:rPr>
            <w:i/>
            <w:color w:val="1155CC"/>
            <w:u w:val="single"/>
          </w:rPr>
          <w:t>Intensive Care Med</w:t>
        </w:r>
      </w:hyperlink>
      <w:hyperlink r:id="rId290">
        <w:r>
          <w:rPr>
            <w:color w:val="1155CC"/>
            <w:u w:val="single"/>
          </w:rPr>
          <w:t>,</w:t>
        </w:r>
      </w:hyperlink>
      <w:hyperlink r:id="rId291">
        <w:r>
          <w:rPr>
            <w:color w:val="1155CC"/>
            <w:u w:val="single"/>
          </w:rPr>
          <w:t xml:space="preserve"> 2020</w:t>
        </w:r>
      </w:hyperlink>
      <w:r>
        <w:t xml:space="preserve">; </w:t>
      </w:r>
      <w:hyperlink r:id="rId292">
        <w:r>
          <w:rPr>
            <w:color w:val="1155CC"/>
            <w:u w:val="single"/>
          </w:rPr>
          <w:t xml:space="preserve">Zeng et al, </w:t>
        </w:r>
      </w:hyperlink>
      <w:hyperlink r:id="rId293">
        <w:r>
          <w:rPr>
            <w:i/>
            <w:color w:val="1155CC"/>
            <w:u w:val="single"/>
          </w:rPr>
          <w:t>Preprints</w:t>
        </w:r>
      </w:hyperlink>
      <w:hyperlink r:id="rId294">
        <w:r>
          <w:rPr>
            <w:color w:val="1155CC"/>
            <w:u w:val="single"/>
          </w:rPr>
          <w:t>, 2020</w:t>
        </w:r>
      </w:hyperlink>
      <w:r>
        <w:t xml:space="preserve">; </w:t>
      </w:r>
      <w:hyperlink r:id="rId295">
        <w:r>
          <w:rPr>
            <w:color w:val="1155CC"/>
            <w:u w:val="single"/>
          </w:rPr>
          <w:t xml:space="preserve">Hu et al, </w:t>
        </w:r>
      </w:hyperlink>
      <w:hyperlink r:id="rId296">
        <w:r>
          <w:rPr>
            <w:i/>
            <w:color w:val="1155CC"/>
            <w:u w:val="single"/>
          </w:rPr>
          <w:t>Eur Heart J</w:t>
        </w:r>
      </w:hyperlink>
      <w:hyperlink r:id="rId297">
        <w:r>
          <w:rPr>
            <w:color w:val="1155CC"/>
            <w:u w:val="single"/>
          </w:rPr>
          <w:t>, 2020</w:t>
        </w:r>
      </w:hyperlink>
      <w:r>
        <w:t xml:space="preserve">) </w:t>
      </w:r>
    </w:p>
    <w:p w14:paraId="2A616AAC" w14:textId="77777777" w:rsidR="00327D66" w:rsidRDefault="00C932BA">
      <w:pPr>
        <w:numPr>
          <w:ilvl w:val="2"/>
          <w:numId w:val="6"/>
        </w:numPr>
      </w:pPr>
      <w:r>
        <w:t xml:space="preserve">However, there is currently no evidence of proven pericarditis or myocarditis, either by biopsy or </w:t>
      </w:r>
      <w:proofErr w:type="spellStart"/>
      <w:r>
        <w:t>cMRI</w:t>
      </w:r>
      <w:proofErr w:type="spellEnd"/>
      <w:r>
        <w:t xml:space="preserve">. </w:t>
      </w:r>
    </w:p>
    <w:p w14:paraId="76461E59" w14:textId="77777777" w:rsidR="00327D66" w:rsidRDefault="00C932BA">
      <w:pPr>
        <w:numPr>
          <w:ilvl w:val="1"/>
          <w:numId w:val="6"/>
        </w:numPr>
        <w:rPr>
          <w:b/>
        </w:rPr>
      </w:pPr>
      <w:r>
        <w:rPr>
          <w:b/>
        </w:rPr>
        <w:t>Diagnosis:</w:t>
      </w:r>
    </w:p>
    <w:p w14:paraId="7B0742AD" w14:textId="77777777" w:rsidR="00327D66" w:rsidRDefault="00C932BA">
      <w:pPr>
        <w:numPr>
          <w:ilvl w:val="2"/>
          <w:numId w:val="6"/>
        </w:numPr>
      </w:pPr>
      <w:r>
        <w:t>Likely no role for endomyocardial biopsy</w:t>
      </w:r>
    </w:p>
    <w:p w14:paraId="6095DAE9" w14:textId="77777777" w:rsidR="00327D66" w:rsidRDefault="00C932BA">
      <w:pPr>
        <w:numPr>
          <w:ilvl w:val="2"/>
          <w:numId w:val="6"/>
        </w:numPr>
      </w:pPr>
      <w:proofErr w:type="spellStart"/>
      <w:r>
        <w:t>cMRI</w:t>
      </w:r>
      <w:proofErr w:type="spellEnd"/>
      <w:r>
        <w:t xml:space="preserve"> should be discussed on a case-by-case basis with a car</w:t>
      </w:r>
      <w:r>
        <w:t>diology consult team.</w:t>
      </w:r>
    </w:p>
    <w:p w14:paraId="6FFC046B" w14:textId="77777777" w:rsidR="00327D66" w:rsidRDefault="00C932BA">
      <w:pPr>
        <w:numPr>
          <w:ilvl w:val="1"/>
          <w:numId w:val="6"/>
        </w:numPr>
        <w:rPr>
          <w:b/>
        </w:rPr>
      </w:pPr>
      <w:r>
        <w:rPr>
          <w:b/>
        </w:rPr>
        <w:lastRenderedPageBreak/>
        <w:t>Management:</w:t>
      </w:r>
    </w:p>
    <w:p w14:paraId="32426CAA" w14:textId="77777777" w:rsidR="00327D66" w:rsidRDefault="00C932BA">
      <w:pPr>
        <w:numPr>
          <w:ilvl w:val="2"/>
          <w:numId w:val="6"/>
        </w:numPr>
      </w:pPr>
      <w:r>
        <w:t xml:space="preserve">Supportive for heart failure and direct viral treatments </w:t>
      </w:r>
    </w:p>
    <w:p w14:paraId="394F8FE6" w14:textId="77777777" w:rsidR="00327D66" w:rsidRDefault="00C932BA">
      <w:pPr>
        <w:numPr>
          <w:ilvl w:val="2"/>
          <w:numId w:val="6"/>
        </w:numPr>
      </w:pPr>
      <w:r>
        <w:t xml:space="preserve">The use of anti-inflammatory medications such as Colchicine and Ibuprofen should also be discussed with the cardiology consult team as this literature is evolving. </w:t>
      </w:r>
    </w:p>
    <w:p w14:paraId="3C5031BD" w14:textId="77777777" w:rsidR="00327D66" w:rsidRDefault="00C932BA">
      <w:pPr>
        <w:pStyle w:val="Heading1"/>
      </w:pPr>
      <w:bookmarkStart w:id="57" w:name="_dpe5gr1hwjp" w:colFirst="0" w:colLast="0"/>
      <w:bookmarkEnd w:id="57"/>
      <w:r>
        <w:t>Chapter 5: Shock: Septic, Cardiogenic, and Cytokine Storm</w:t>
      </w:r>
    </w:p>
    <w:p w14:paraId="6B90E890" w14:textId="77777777" w:rsidR="00327D66" w:rsidRDefault="00C932BA">
      <w:pPr>
        <w:pStyle w:val="Heading2"/>
        <w:numPr>
          <w:ilvl w:val="0"/>
          <w:numId w:val="4"/>
        </w:numPr>
        <w:spacing w:after="0"/>
      </w:pPr>
      <w:bookmarkStart w:id="58" w:name="_bdbn9kepy2bs" w:colFirst="0" w:colLast="0"/>
      <w:bookmarkEnd w:id="58"/>
      <w:r>
        <w:t>Undifferentiated Shock in COVID</w:t>
      </w:r>
    </w:p>
    <w:p w14:paraId="3136D267" w14:textId="77777777" w:rsidR="00327D66" w:rsidRDefault="00C932BA">
      <w:pPr>
        <w:numPr>
          <w:ilvl w:val="1"/>
          <w:numId w:val="4"/>
        </w:numPr>
        <w:rPr>
          <w:b/>
        </w:rPr>
      </w:pPr>
      <w:r>
        <w:rPr>
          <w:b/>
        </w:rPr>
        <w:t>Definition:</w:t>
      </w:r>
    </w:p>
    <w:p w14:paraId="1F327716" w14:textId="77777777" w:rsidR="00327D66" w:rsidRDefault="00C932BA">
      <w:pPr>
        <w:numPr>
          <w:ilvl w:val="2"/>
          <w:numId w:val="4"/>
        </w:numPr>
      </w:pPr>
      <w:r>
        <w:t xml:space="preserve">Acute onset of new and sustained hypotension (MAP &lt; 65 or SBP &lt; 90) with signs of hypoperfusion requiring IVF or vasopressors to maintain adequate blood </w:t>
      </w:r>
      <w:r>
        <w:t>pressure</w:t>
      </w:r>
    </w:p>
    <w:p w14:paraId="6E0F4D46" w14:textId="77777777" w:rsidR="00327D66" w:rsidRDefault="00C932BA">
      <w:pPr>
        <w:numPr>
          <w:ilvl w:val="1"/>
          <w:numId w:val="4"/>
        </w:numPr>
        <w:rPr>
          <w:b/>
        </w:rPr>
      </w:pPr>
      <w:r>
        <w:rPr>
          <w:b/>
        </w:rPr>
        <w:t>Time course:</w:t>
      </w:r>
    </w:p>
    <w:p w14:paraId="5C145ECE" w14:textId="77777777" w:rsidR="00327D66" w:rsidRDefault="00C932BA">
      <w:pPr>
        <w:numPr>
          <w:ilvl w:val="2"/>
          <w:numId w:val="4"/>
        </w:numPr>
      </w:pPr>
      <w:r>
        <w:t xml:space="preserve">Patients rarely present in shock on admission </w:t>
      </w:r>
    </w:p>
    <w:p w14:paraId="1485DFBA" w14:textId="77777777" w:rsidR="00327D66" w:rsidRDefault="00C932BA">
      <w:pPr>
        <w:numPr>
          <w:ilvl w:val="3"/>
          <w:numId w:val="4"/>
        </w:numPr>
      </w:pPr>
      <w:r>
        <w:t xml:space="preserve">Natural history seems to favor the development of shock after multiple days of critical illness. </w:t>
      </w:r>
    </w:p>
    <w:p w14:paraId="6EE4A2B5" w14:textId="77777777" w:rsidR="00327D66" w:rsidRDefault="00C932BA">
      <w:pPr>
        <w:numPr>
          <w:ilvl w:val="1"/>
          <w:numId w:val="4"/>
        </w:numPr>
        <w:rPr>
          <w:b/>
        </w:rPr>
      </w:pPr>
      <w:r>
        <w:rPr>
          <w:b/>
        </w:rPr>
        <w:t>Etiology:</w:t>
      </w:r>
    </w:p>
    <w:p w14:paraId="5442E62D" w14:textId="77777777" w:rsidR="00327D66" w:rsidRDefault="00C932BA">
      <w:pPr>
        <w:numPr>
          <w:ilvl w:val="2"/>
          <w:numId w:val="4"/>
        </w:numPr>
      </w:pPr>
      <w:r>
        <w:t xml:space="preserve">The range of reasons for shock is wide and more variable than for most patients and includes: </w:t>
      </w:r>
    </w:p>
    <w:p w14:paraId="25851FE5" w14:textId="77777777" w:rsidR="00327D66" w:rsidRDefault="00C932BA">
      <w:pPr>
        <w:numPr>
          <w:ilvl w:val="3"/>
          <w:numId w:val="4"/>
        </w:numPr>
      </w:pPr>
      <w:r>
        <w:t>Cardiogenic shock</w:t>
      </w:r>
    </w:p>
    <w:p w14:paraId="7F255BF8" w14:textId="77777777" w:rsidR="00327D66" w:rsidRDefault="00C932BA">
      <w:pPr>
        <w:numPr>
          <w:ilvl w:val="3"/>
          <w:numId w:val="4"/>
        </w:numPr>
      </w:pPr>
      <w:r>
        <w:t>Secondary bacterial infection</w:t>
      </w:r>
    </w:p>
    <w:p w14:paraId="574639BF" w14:textId="77777777" w:rsidR="00327D66" w:rsidRDefault="00C932BA">
      <w:pPr>
        <w:numPr>
          <w:ilvl w:val="3"/>
          <w:numId w:val="4"/>
        </w:numPr>
      </w:pPr>
      <w:r>
        <w:t xml:space="preserve">Cytokine storm </w:t>
      </w:r>
    </w:p>
    <w:p w14:paraId="3C222995" w14:textId="77777777" w:rsidR="00327D66" w:rsidRDefault="00C932BA">
      <w:pPr>
        <w:numPr>
          <w:ilvl w:val="1"/>
          <w:numId w:val="4"/>
        </w:numPr>
        <w:rPr>
          <w:b/>
        </w:rPr>
      </w:pPr>
      <w:r>
        <w:rPr>
          <w:b/>
        </w:rPr>
        <w:t>Workup for new undifferentiated shock:</w:t>
      </w:r>
    </w:p>
    <w:p w14:paraId="05A200C4" w14:textId="77777777" w:rsidR="00327D66" w:rsidRDefault="00C932BA">
      <w:pPr>
        <w:numPr>
          <w:ilvl w:val="2"/>
          <w:numId w:val="4"/>
        </w:numPr>
      </w:pPr>
      <w:r>
        <w:t>Assess for severity of end organ damage:</w:t>
      </w:r>
    </w:p>
    <w:p w14:paraId="33040531" w14:textId="77777777" w:rsidR="00327D66" w:rsidRDefault="00C932BA">
      <w:pPr>
        <w:numPr>
          <w:ilvl w:val="3"/>
          <w:numId w:val="4"/>
        </w:numPr>
      </w:pPr>
      <w:proofErr w:type="gramStart"/>
      <w:r>
        <w:t>UOP,  Mental</w:t>
      </w:r>
      <w:proofErr w:type="gramEnd"/>
      <w:r>
        <w:t xml:space="preserve"> stat</w:t>
      </w:r>
      <w:r>
        <w:t>us, Lactate, BUN/creatinine, electrolytes, LFTs</w:t>
      </w:r>
    </w:p>
    <w:p w14:paraId="3C480629" w14:textId="77777777" w:rsidR="00327D66" w:rsidRDefault="00C932BA">
      <w:pPr>
        <w:numPr>
          <w:ilvl w:val="2"/>
          <w:numId w:val="4"/>
        </w:numPr>
      </w:pPr>
      <w:r>
        <w:t>Obtain a FULL infectious workup, which includes all of the following:</w:t>
      </w:r>
    </w:p>
    <w:p w14:paraId="3221392C" w14:textId="77777777" w:rsidR="00327D66" w:rsidRDefault="00C932BA">
      <w:pPr>
        <w:numPr>
          <w:ilvl w:val="3"/>
          <w:numId w:val="4"/>
        </w:numPr>
      </w:pPr>
      <w:r>
        <w:t xml:space="preserve">Labs: CBC with differential. Note that most COVID patients are </w:t>
      </w:r>
      <w:proofErr w:type="spellStart"/>
      <w:r>
        <w:t>lymphopenic</w:t>
      </w:r>
      <w:proofErr w:type="spellEnd"/>
      <w:r>
        <w:t xml:space="preserve"> (83%).  However, new leukocytosis can occur and left-shift can </w:t>
      </w:r>
      <w:r>
        <w:t>be used as a part of clinical picture (</w:t>
      </w:r>
      <w:hyperlink r:id="rId298">
        <w:r>
          <w:rPr>
            <w:color w:val="1155CC"/>
            <w:u w:val="single"/>
          </w:rPr>
          <w:t xml:space="preserve">Guan et al, </w:t>
        </w:r>
      </w:hyperlink>
      <w:hyperlink r:id="rId299">
        <w:r>
          <w:rPr>
            <w:i/>
            <w:color w:val="1155CC"/>
            <w:u w:val="single"/>
          </w:rPr>
          <w:t xml:space="preserve">N </w:t>
        </w:r>
        <w:proofErr w:type="spellStart"/>
        <w:r>
          <w:rPr>
            <w:i/>
            <w:color w:val="1155CC"/>
            <w:u w:val="single"/>
          </w:rPr>
          <w:t>Engl</w:t>
        </w:r>
        <w:proofErr w:type="spellEnd"/>
        <w:r>
          <w:rPr>
            <w:i/>
            <w:color w:val="1155CC"/>
            <w:u w:val="single"/>
          </w:rPr>
          <w:t xml:space="preserve"> J Med</w:t>
        </w:r>
      </w:hyperlink>
      <w:hyperlink r:id="rId300">
        <w:r>
          <w:rPr>
            <w:color w:val="1155CC"/>
            <w:u w:val="single"/>
          </w:rPr>
          <w:t>, 20</w:t>
        </w:r>
        <w:r>
          <w:rPr>
            <w:color w:val="1155CC"/>
            <w:u w:val="single"/>
          </w:rPr>
          <w:t>20</w:t>
        </w:r>
      </w:hyperlink>
      <w:r>
        <w:t>). Two sets of blood cultures, LFTs (for cholangitis/acalculous cholecystitis), urinalysis (with reflex to culture), sputum culture (if safely obtained via inline suctioning, do not perform bronchoscopy or sputum induction), procalcitonin at 0 and 48h (d</w:t>
      </w:r>
      <w:r>
        <w:t>o not withhold early antibiotics on the basis of procalcitonin</w:t>
      </w:r>
      <w:r>
        <w:rPr>
          <w:i/>
        </w:rPr>
        <w:t xml:space="preserve">), </w:t>
      </w:r>
      <w:r>
        <w:t>urine Strep and legionella antigens</w:t>
      </w:r>
    </w:p>
    <w:p w14:paraId="3F9B2480" w14:textId="77777777" w:rsidR="00327D66" w:rsidRDefault="00C932BA">
      <w:pPr>
        <w:numPr>
          <w:ilvl w:val="3"/>
          <w:numId w:val="4"/>
        </w:numPr>
      </w:pPr>
      <w:r>
        <w:t>Portable CXR (avoid CT unless absolutely necessary)</w:t>
      </w:r>
    </w:p>
    <w:p w14:paraId="3DD42255" w14:textId="77777777" w:rsidR="00327D66" w:rsidRDefault="00C932BA">
      <w:pPr>
        <w:numPr>
          <w:ilvl w:val="3"/>
          <w:numId w:val="4"/>
        </w:numPr>
      </w:pPr>
      <w:r>
        <w:t>Full skin exam</w:t>
      </w:r>
    </w:p>
    <w:p w14:paraId="0E35FCEF" w14:textId="77777777" w:rsidR="00327D66" w:rsidRDefault="00C932BA">
      <w:pPr>
        <w:numPr>
          <w:ilvl w:val="2"/>
          <w:numId w:val="4"/>
        </w:numPr>
      </w:pPr>
      <w:r>
        <w:t>Assess for cardiogenic shock</w:t>
      </w:r>
    </w:p>
    <w:p w14:paraId="48351F6F" w14:textId="77777777" w:rsidR="00327D66" w:rsidRDefault="00C932BA">
      <w:pPr>
        <w:numPr>
          <w:ilvl w:val="3"/>
          <w:numId w:val="4"/>
        </w:numPr>
      </w:pPr>
      <w:r>
        <w:t>Assess extremities: warm or cool on exam</w:t>
      </w:r>
    </w:p>
    <w:p w14:paraId="3903D185" w14:textId="77777777" w:rsidR="00327D66" w:rsidRDefault="00C932BA">
      <w:pPr>
        <w:numPr>
          <w:ilvl w:val="3"/>
          <w:numId w:val="4"/>
        </w:numPr>
      </w:pPr>
      <w:r>
        <w:lastRenderedPageBreak/>
        <w:t>Assess patient volume status: JVP, CVP, edema, CXR</w:t>
      </w:r>
    </w:p>
    <w:p w14:paraId="6289C03E" w14:textId="77777777" w:rsidR="00327D66" w:rsidRDefault="00C932BA">
      <w:pPr>
        <w:numPr>
          <w:ilvl w:val="3"/>
          <w:numId w:val="4"/>
        </w:numPr>
      </w:pPr>
      <w:r>
        <w:t xml:space="preserve">Assess pulse pressure: If &lt; 25% of the SBP, correlates highly with a reduction in cardiac index to less than 2.2 with a sensitivity of 91% and a specificity of 83% </w:t>
      </w:r>
      <w:r>
        <w:t>(</w:t>
      </w:r>
      <w:hyperlink r:id="rId301">
        <w:r>
          <w:rPr>
            <w:color w:val="1155CC"/>
            <w:u w:val="single"/>
          </w:rPr>
          <w:t xml:space="preserve">Stevenson and Perloff, </w:t>
        </w:r>
      </w:hyperlink>
      <w:hyperlink r:id="rId302">
        <w:r>
          <w:rPr>
            <w:i/>
            <w:color w:val="1155CC"/>
            <w:u w:val="single"/>
          </w:rPr>
          <w:t>JAMA</w:t>
        </w:r>
      </w:hyperlink>
      <w:hyperlink r:id="rId303">
        <w:r>
          <w:rPr>
            <w:color w:val="1155CC"/>
            <w:u w:val="single"/>
          </w:rPr>
          <w:t>,</w:t>
        </w:r>
      </w:hyperlink>
      <w:hyperlink r:id="rId304">
        <w:r>
          <w:rPr>
            <w:color w:val="1155CC"/>
            <w:u w:val="single"/>
          </w:rPr>
          <w:t xml:space="preserve"> 1989</w:t>
        </w:r>
      </w:hyperlink>
      <w:r>
        <w:t>)</w:t>
      </w:r>
    </w:p>
    <w:p w14:paraId="59A0FE10" w14:textId="77777777" w:rsidR="00327D66" w:rsidRDefault="00C932BA">
      <w:pPr>
        <w:numPr>
          <w:ilvl w:val="3"/>
          <w:numId w:val="4"/>
        </w:numPr>
      </w:pPr>
      <w:r>
        <w:t>Perform POCUS if trained to do so</w:t>
      </w:r>
    </w:p>
    <w:p w14:paraId="103F891A" w14:textId="77777777" w:rsidR="00327D66" w:rsidRDefault="00C932BA">
      <w:pPr>
        <w:numPr>
          <w:ilvl w:val="4"/>
          <w:numId w:val="4"/>
        </w:numPr>
      </w:pPr>
      <w:r>
        <w:t xml:space="preserve">For TTE protocols see </w:t>
      </w:r>
      <w:hyperlink w:anchor="_6zfga8b63w2s">
        <w:r>
          <w:rPr>
            <w:color w:val="1155CC"/>
            <w:u w:val="single"/>
          </w:rPr>
          <w:t>“Cardiac Complications of COVID-19” chapter</w:t>
        </w:r>
      </w:hyperlink>
      <w:r>
        <w:t>.</w:t>
      </w:r>
    </w:p>
    <w:p w14:paraId="707B6363" w14:textId="77777777" w:rsidR="00327D66" w:rsidRDefault="00C932BA">
      <w:pPr>
        <w:numPr>
          <w:ilvl w:val="3"/>
          <w:numId w:val="4"/>
        </w:numPr>
      </w:pPr>
      <w:r>
        <w:t xml:space="preserve">Labs: Obtain an SCV02 or MV02 if the patient has central access, troponin x2, NT </w:t>
      </w:r>
      <w:proofErr w:type="spellStart"/>
      <w:r>
        <w:t>proBNP</w:t>
      </w:r>
      <w:proofErr w:type="spellEnd"/>
      <w:r>
        <w:t>, A1</w:t>
      </w:r>
      <w:r>
        <w:t>c, lipid profile, TSH</w:t>
      </w:r>
    </w:p>
    <w:p w14:paraId="48A0CEF7" w14:textId="77777777" w:rsidR="00327D66" w:rsidRDefault="00C932BA">
      <w:pPr>
        <w:numPr>
          <w:ilvl w:val="3"/>
          <w:numId w:val="4"/>
        </w:numPr>
      </w:pPr>
      <w:r>
        <w:t>EKG (and telemetry)</w:t>
      </w:r>
    </w:p>
    <w:p w14:paraId="5C30B943" w14:textId="77777777" w:rsidR="00327D66" w:rsidRDefault="00C932BA">
      <w:pPr>
        <w:numPr>
          <w:ilvl w:val="3"/>
          <w:numId w:val="4"/>
        </w:numPr>
      </w:pPr>
      <w:r>
        <w:t>Calculate estimated Fick Cardiac Output</w:t>
      </w:r>
    </w:p>
    <w:p w14:paraId="54402FE2" w14:textId="77777777" w:rsidR="00327D66" w:rsidRDefault="00C932BA">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3D79C433" w14:textId="77777777" w:rsidR="00327D66" w:rsidRDefault="00C932BA">
      <w:pPr>
        <w:numPr>
          <w:ilvl w:val="5"/>
          <w:numId w:val="4"/>
        </w:numPr>
      </w:pPr>
      <w:r>
        <w:t>where VO</w:t>
      </w:r>
      <w:r>
        <w:rPr>
          <w:vertAlign w:val="subscript"/>
        </w:rPr>
        <w:t>2</w:t>
      </w:r>
      <w:r>
        <w:t xml:space="preserve"> = 125 mL O</w:t>
      </w:r>
      <w:r>
        <w:rPr>
          <w:vertAlign w:val="subscript"/>
        </w:rPr>
        <w:t>2</w:t>
      </w:r>
      <w:r>
        <w:t xml:space="preserve">/min x BSA, where BSA = [(Height, cm x Weight, kg)/ </w:t>
      </w:r>
      <w:proofErr w:type="gramStart"/>
      <w:r>
        <w:t>3,600 ]</w:t>
      </w:r>
      <w:r>
        <w:rPr>
          <w:vertAlign w:val="superscript"/>
        </w:rPr>
        <w:t>½</w:t>
      </w:r>
      <w:proofErr w:type="gramEnd"/>
      <w:r>
        <w:t>; i</w:t>
      </w:r>
      <w:r>
        <w:rPr>
          <w:rFonts w:ascii="Arial Unicode MS" w:eastAsia="Arial Unicode MS" w:hAnsi="Arial Unicode MS" w:cs="Arial Unicode MS"/>
        </w:rPr>
        <w:t>n patients aged ≥70, use 1</w:t>
      </w:r>
      <w:r>
        <w:rPr>
          <w:rFonts w:ascii="Arial Unicode MS" w:eastAsia="Arial Unicode MS" w:hAnsi="Arial Unicode MS" w:cs="Arial Unicode MS"/>
        </w:rPr>
        <w:t>10 mL O</w:t>
      </w:r>
      <w:r>
        <w:rPr>
          <w:vertAlign w:val="subscript"/>
        </w:rPr>
        <w:t xml:space="preserve">2 </w:t>
      </w:r>
      <w:r>
        <w:t>x BSA for VO</w:t>
      </w:r>
      <w:r>
        <w:rPr>
          <w:vertAlign w:val="subscript"/>
        </w:rPr>
        <w:t>2</w:t>
      </w:r>
    </w:p>
    <w:p w14:paraId="03689CDE" w14:textId="77777777" w:rsidR="00327D66" w:rsidRDefault="00C932BA">
      <w:pPr>
        <w:numPr>
          <w:ilvl w:val="4"/>
          <w:numId w:val="4"/>
        </w:numPr>
      </w:pPr>
      <w:proofErr w:type="spellStart"/>
      <w:r>
        <w:t>MDcalc</w:t>
      </w:r>
      <w:proofErr w:type="spellEnd"/>
      <w:r>
        <w:t xml:space="preserve"> online calculators: </w:t>
      </w:r>
      <w:hyperlink r:id="rId305">
        <w:r>
          <w:rPr>
            <w:color w:val="1155CC"/>
            <w:u w:val="single"/>
          </w:rPr>
          <w:t>Fick CO</w:t>
        </w:r>
      </w:hyperlink>
      <w:r>
        <w:t xml:space="preserve">, </w:t>
      </w:r>
      <w:hyperlink r:id="rId306">
        <w:r>
          <w:rPr>
            <w:color w:val="1155CC"/>
            <w:u w:val="single"/>
          </w:rPr>
          <w:t>BSA</w:t>
        </w:r>
      </w:hyperlink>
    </w:p>
    <w:p w14:paraId="5F5696EF" w14:textId="77777777" w:rsidR="00327D66" w:rsidRDefault="00C932BA">
      <w:pPr>
        <w:numPr>
          <w:ilvl w:val="2"/>
          <w:numId w:val="4"/>
        </w:numPr>
      </w:pPr>
      <w:r>
        <w:t>Assess for other causes of shock:</w:t>
      </w:r>
    </w:p>
    <w:p w14:paraId="17E94810" w14:textId="77777777" w:rsidR="00327D66" w:rsidRDefault="00C932BA">
      <w:pPr>
        <w:numPr>
          <w:ilvl w:val="3"/>
          <w:numId w:val="4"/>
        </w:numPr>
      </w:pPr>
      <w:proofErr w:type="spellStart"/>
      <w:r>
        <w:t>Vasopl</w:t>
      </w:r>
      <w:r>
        <w:t>egia</w:t>
      </w:r>
      <w:proofErr w:type="spellEnd"/>
      <w:r>
        <w:t xml:space="preserve">: </w:t>
      </w:r>
    </w:p>
    <w:p w14:paraId="6B7E3D3D" w14:textId="77777777" w:rsidR="00327D66" w:rsidRDefault="00C932BA">
      <w:pPr>
        <w:numPr>
          <w:ilvl w:val="4"/>
          <w:numId w:val="4"/>
        </w:numPr>
      </w:pPr>
      <w:r>
        <w:t xml:space="preserve">Run medication list for recent </w:t>
      </w:r>
      <w:proofErr w:type="spellStart"/>
      <w:r>
        <w:t>cardiosuppressive</w:t>
      </w:r>
      <w:proofErr w:type="spellEnd"/>
      <w:r>
        <w:t xml:space="preserve"> medications, vasodilatory agents, antihypertensives </w:t>
      </w:r>
    </w:p>
    <w:p w14:paraId="65004C89" w14:textId="77777777" w:rsidR="00327D66" w:rsidRDefault="00C932BA">
      <w:pPr>
        <w:numPr>
          <w:ilvl w:val="3"/>
          <w:numId w:val="4"/>
        </w:numPr>
      </w:pPr>
      <w:r>
        <w:t>Adrenal insufficiency:</w:t>
      </w:r>
    </w:p>
    <w:p w14:paraId="57851BE1" w14:textId="77777777" w:rsidR="00327D66" w:rsidRDefault="00C932BA">
      <w:pPr>
        <w:numPr>
          <w:ilvl w:val="4"/>
          <w:numId w:val="4"/>
        </w:numPr>
      </w:pPr>
      <w:r>
        <w:t>Unless high pretest probability of adrenal insufficiency, we recommend against routine cortisone stimulation testing</w:t>
      </w:r>
    </w:p>
    <w:p w14:paraId="288B6719" w14:textId="77777777" w:rsidR="00327D66" w:rsidRDefault="00C932BA">
      <w:pPr>
        <w:numPr>
          <w:ilvl w:val="3"/>
          <w:numId w:val="4"/>
        </w:numPr>
      </w:pPr>
      <w:r>
        <w:t>Obstruction:</w:t>
      </w:r>
    </w:p>
    <w:p w14:paraId="06FEF431" w14:textId="77777777" w:rsidR="00327D66" w:rsidRDefault="00C932BA">
      <w:pPr>
        <w:numPr>
          <w:ilvl w:val="4"/>
          <w:numId w:val="4"/>
        </w:numPr>
      </w:pPr>
      <w:r>
        <w:t>PE (given the elevated risk of thrombosis)</w:t>
      </w:r>
    </w:p>
    <w:p w14:paraId="7DEAA190" w14:textId="77777777" w:rsidR="00327D66" w:rsidRDefault="00C932BA">
      <w:pPr>
        <w:numPr>
          <w:ilvl w:val="4"/>
          <w:numId w:val="4"/>
        </w:numPr>
      </w:pPr>
      <w:r>
        <w:t>Tamponade (given elevated risk of pericarditis)</w:t>
      </w:r>
    </w:p>
    <w:p w14:paraId="2D450022" w14:textId="77777777" w:rsidR="00327D66" w:rsidRDefault="00C932BA">
      <w:pPr>
        <w:numPr>
          <w:ilvl w:val="4"/>
          <w:numId w:val="4"/>
        </w:numPr>
      </w:pPr>
      <w:r>
        <w:t>Obstruction from PEEP</w:t>
      </w:r>
    </w:p>
    <w:p w14:paraId="4B22E4B4" w14:textId="77777777" w:rsidR="00327D66" w:rsidRDefault="00C932BA">
      <w:pPr>
        <w:numPr>
          <w:ilvl w:val="3"/>
          <w:numId w:val="4"/>
        </w:numPr>
      </w:pPr>
      <w:r>
        <w:t>Cytokine stor</w:t>
      </w:r>
      <w:r>
        <w:t>m</w:t>
      </w:r>
      <w:r>
        <w:rPr>
          <w:color w:val="FF0000"/>
        </w:rPr>
        <w:t xml:space="preserve"> </w:t>
      </w:r>
      <w:r>
        <w:t xml:space="preserve">(see </w:t>
      </w:r>
      <w:hyperlink w:anchor="_7i62kagnynf0">
        <w:r>
          <w:rPr>
            <w:color w:val="1155CC"/>
            <w:u w:val="single"/>
          </w:rPr>
          <w:t>“Cytokine Activation Syndrome” section</w:t>
        </w:r>
      </w:hyperlink>
      <w:r>
        <w:t xml:space="preserve"> in this chapter below)</w:t>
      </w:r>
    </w:p>
    <w:p w14:paraId="14ACAAC1" w14:textId="77777777" w:rsidR="00327D66" w:rsidRDefault="00C932BA">
      <w:pPr>
        <w:numPr>
          <w:ilvl w:val="3"/>
          <w:numId w:val="4"/>
        </w:numPr>
      </w:pPr>
      <w:r>
        <w:t>Allergic reactions to recent medications</w:t>
      </w:r>
    </w:p>
    <w:p w14:paraId="3F1F6E07" w14:textId="77777777" w:rsidR="00327D66" w:rsidRDefault="00C932BA">
      <w:pPr>
        <w:numPr>
          <w:ilvl w:val="3"/>
          <w:numId w:val="4"/>
        </w:numPr>
      </w:pPr>
      <w:r>
        <w:t>Neurogenic shock is uncommon in this context</w:t>
      </w:r>
    </w:p>
    <w:p w14:paraId="33CCDA0F" w14:textId="77777777" w:rsidR="00327D66" w:rsidRDefault="00C932BA">
      <w:pPr>
        <w:numPr>
          <w:ilvl w:val="3"/>
          <w:numId w:val="4"/>
        </w:numPr>
      </w:pPr>
      <w:r>
        <w:t>Hypovolemia:</w:t>
      </w:r>
    </w:p>
    <w:p w14:paraId="54D65148" w14:textId="77777777" w:rsidR="00327D66" w:rsidRDefault="00C932BA">
      <w:pPr>
        <w:numPr>
          <w:ilvl w:val="4"/>
          <w:numId w:val="4"/>
        </w:numPr>
      </w:pPr>
      <w:r>
        <w:t>Bleeding</w:t>
      </w:r>
    </w:p>
    <w:p w14:paraId="3CF91D36" w14:textId="77777777" w:rsidR="00327D66" w:rsidRDefault="00C932BA">
      <w:pPr>
        <w:numPr>
          <w:ilvl w:val="4"/>
          <w:numId w:val="4"/>
        </w:numPr>
      </w:pPr>
      <w:r>
        <w:t>Insensible losses from fever</w:t>
      </w:r>
    </w:p>
    <w:p w14:paraId="3BE2633B" w14:textId="77777777" w:rsidR="00327D66" w:rsidRDefault="00C932BA">
      <w:pPr>
        <w:numPr>
          <w:ilvl w:val="4"/>
          <w:numId w:val="4"/>
        </w:numPr>
      </w:pPr>
      <w:r>
        <w:t>Diarrhea/vomit</w:t>
      </w:r>
      <w:r>
        <w:t>ing</w:t>
      </w:r>
    </w:p>
    <w:p w14:paraId="77059444" w14:textId="77777777" w:rsidR="00327D66" w:rsidRDefault="00327D66">
      <w:pPr>
        <w:ind w:left="3600"/>
      </w:pPr>
    </w:p>
    <w:p w14:paraId="2C15D9A2" w14:textId="77777777" w:rsidR="00327D66" w:rsidRDefault="00C932BA">
      <w:pPr>
        <w:pStyle w:val="Heading2"/>
        <w:numPr>
          <w:ilvl w:val="0"/>
          <w:numId w:val="4"/>
        </w:numPr>
        <w:spacing w:after="0"/>
      </w:pPr>
      <w:bookmarkStart w:id="59" w:name="_ebuidko2u3iz" w:colFirst="0" w:colLast="0"/>
      <w:bookmarkEnd w:id="59"/>
      <w:r>
        <w:t>Differentiating Shock</w:t>
      </w:r>
    </w:p>
    <w:p w14:paraId="5D4AE91A" w14:textId="77777777" w:rsidR="00327D66" w:rsidRDefault="00C932BA">
      <w:pPr>
        <w:numPr>
          <w:ilvl w:val="2"/>
          <w:numId w:val="4"/>
        </w:numPr>
      </w:pPr>
      <w:hyperlink r:id="rId307">
        <w:r>
          <w:rPr>
            <w:color w:val="0000FF"/>
            <w:u w:val="single"/>
          </w:rPr>
          <w:t>This video</w:t>
        </w:r>
      </w:hyperlink>
      <w:r>
        <w:t xml:space="preserve"> is a helpful tutorial.</w:t>
      </w:r>
    </w:p>
    <w:p w14:paraId="1DDD6EB4" w14:textId="77777777" w:rsidR="00327D66" w:rsidRDefault="00327D66">
      <w:pPr>
        <w:rPr>
          <w:b/>
          <w:i/>
        </w:rPr>
      </w:pPr>
    </w:p>
    <w:p w14:paraId="52ECA437" w14:textId="77777777" w:rsidR="00327D66" w:rsidRDefault="00327D66">
      <w:pPr>
        <w:rPr>
          <w:b/>
          <w:i/>
        </w:rPr>
      </w:pPr>
    </w:p>
    <w:p w14:paraId="2D0AB31E" w14:textId="41C13905" w:rsidR="00327D66" w:rsidRDefault="00C13F03">
      <w:r w:rsidRPr="00C13F03">
        <w:lastRenderedPageBreak/>
        <w:drawing>
          <wp:inline distT="0" distB="0" distL="0" distR="0" wp14:anchorId="2CB543F1" wp14:editId="4826D016">
            <wp:extent cx="5943600" cy="38061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943600" cy="3806190"/>
                    </a:xfrm>
                    <a:prstGeom prst="rect">
                      <a:avLst/>
                    </a:prstGeom>
                  </pic:spPr>
                </pic:pic>
              </a:graphicData>
            </a:graphic>
          </wp:inline>
        </w:drawing>
      </w:r>
    </w:p>
    <w:p w14:paraId="0E864E95" w14:textId="77777777" w:rsidR="00327D66" w:rsidRDefault="00327D66">
      <w:pPr>
        <w:rPr>
          <w:b/>
          <w:i/>
        </w:rPr>
      </w:pPr>
    </w:p>
    <w:p w14:paraId="518164F2" w14:textId="77777777" w:rsidR="00327D66" w:rsidRDefault="00C932BA">
      <w:pPr>
        <w:pStyle w:val="Heading2"/>
        <w:numPr>
          <w:ilvl w:val="0"/>
          <w:numId w:val="4"/>
        </w:numPr>
        <w:spacing w:after="0"/>
      </w:pPr>
      <w:bookmarkStart w:id="60" w:name="_lydcfzsuv4hc" w:colFirst="0" w:colLast="0"/>
      <w:bookmarkEnd w:id="60"/>
      <w:r>
        <w:t xml:space="preserve">Septic Shock and Secondary Infections </w:t>
      </w:r>
    </w:p>
    <w:p w14:paraId="6C0A884E" w14:textId="77777777" w:rsidR="00327D66" w:rsidRDefault="00C932BA">
      <w:pPr>
        <w:numPr>
          <w:ilvl w:val="1"/>
          <w:numId w:val="4"/>
        </w:numPr>
        <w:rPr>
          <w:b/>
        </w:rPr>
      </w:pPr>
      <w:r>
        <w:rPr>
          <w:b/>
        </w:rPr>
        <w:t>Incidence:</w:t>
      </w:r>
    </w:p>
    <w:p w14:paraId="6B1C03DB" w14:textId="77777777" w:rsidR="00327D66" w:rsidRDefault="00C932BA">
      <w:pPr>
        <w:numPr>
          <w:ilvl w:val="2"/>
          <w:numId w:val="4"/>
        </w:numPr>
      </w:pPr>
      <w:r>
        <w:t>The reported rates of sepsis and septic shock are not reported consistently in currently available case series</w:t>
      </w:r>
    </w:p>
    <w:p w14:paraId="2CCCDB93" w14:textId="77777777" w:rsidR="00327D66" w:rsidRDefault="00C932BA">
      <w:pPr>
        <w:numPr>
          <w:ilvl w:val="3"/>
          <w:numId w:val="4"/>
        </w:numPr>
      </w:pPr>
      <w:r>
        <w:t>Secondary bacterial infections are reported:</w:t>
      </w:r>
    </w:p>
    <w:p w14:paraId="4A106959" w14:textId="77777777" w:rsidR="00327D66" w:rsidRDefault="00C932BA">
      <w:pPr>
        <w:numPr>
          <w:ilvl w:val="4"/>
          <w:numId w:val="4"/>
        </w:numPr>
      </w:pPr>
      <w:r>
        <w:t>20% of non-survivors (</w:t>
      </w:r>
      <w:hyperlink r:id="rId309">
        <w:r>
          <w:rPr>
            <w:color w:val="1155CC"/>
            <w:u w:val="single"/>
          </w:rPr>
          <w:t xml:space="preserve">Zhou et al, </w:t>
        </w:r>
      </w:hyperlink>
      <w:hyperlink r:id="rId310">
        <w:r>
          <w:rPr>
            <w:i/>
            <w:color w:val="1155CC"/>
            <w:u w:val="single"/>
          </w:rPr>
          <w:t>Lancet</w:t>
        </w:r>
      </w:hyperlink>
      <w:hyperlink r:id="rId311">
        <w:r>
          <w:rPr>
            <w:color w:val="1155CC"/>
            <w:u w:val="single"/>
          </w:rPr>
          <w:t>, 2020</w:t>
        </w:r>
      </w:hyperlink>
      <w:r>
        <w:t>)</w:t>
      </w:r>
    </w:p>
    <w:p w14:paraId="72A65817" w14:textId="77777777" w:rsidR="00327D66" w:rsidRDefault="00C932BA">
      <w:pPr>
        <w:numPr>
          <w:ilvl w:val="4"/>
          <w:numId w:val="4"/>
        </w:numPr>
      </w:pPr>
      <w:r>
        <w:t>16% of non-survivors (</w:t>
      </w:r>
      <w:proofErr w:type="spellStart"/>
      <w:r>
        <w:fldChar w:fldCharType="begin"/>
      </w:r>
      <w:r>
        <w:instrText xml:space="preserve"> HYPERLINK "http://www.ncbi.nlm.nih.gov/pubme</w:instrText>
      </w:r>
      <w:r>
        <w:instrText xml:space="preserv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312">
        <w:r>
          <w:rPr>
            <w:i/>
            <w:color w:val="1155CC"/>
            <w:u w:val="single"/>
          </w:rPr>
          <w:t>Intensive Care Med</w:t>
        </w:r>
      </w:hyperlink>
      <w:hyperlink r:id="rId313">
        <w:r>
          <w:rPr>
            <w:color w:val="1155CC"/>
            <w:u w:val="single"/>
          </w:rPr>
          <w:t>, 2020</w:t>
        </w:r>
      </w:hyperlink>
      <w:r>
        <w:t>)</w:t>
      </w:r>
    </w:p>
    <w:p w14:paraId="728E659C" w14:textId="77777777" w:rsidR="00327D66" w:rsidRDefault="00C932BA">
      <w:pPr>
        <w:numPr>
          <w:ilvl w:val="4"/>
          <w:numId w:val="4"/>
        </w:numPr>
      </w:pPr>
      <w:r>
        <w:t>12-19% In H1N1 epidemic (</w:t>
      </w:r>
      <w:proofErr w:type="spellStart"/>
      <w:r>
        <w:fldChar w:fldCharType="begin"/>
      </w:r>
      <w:r>
        <w:instrText xml:space="preserve"> HYPERLINK "http://www.ncbi.nlm.nih.gov/pubmed/30526505" \h </w:instrText>
      </w:r>
      <w:r>
        <w:fldChar w:fldCharType="separate"/>
      </w:r>
      <w:r>
        <w:rPr>
          <w:color w:val="1155CC"/>
          <w:u w:val="single"/>
        </w:rPr>
        <w:t>MacIntyre</w:t>
      </w:r>
      <w:proofErr w:type="spellEnd"/>
      <w:r>
        <w:rPr>
          <w:color w:val="1155CC"/>
          <w:u w:val="single"/>
        </w:rPr>
        <w:t xml:space="preserve"> et al, </w:t>
      </w:r>
      <w:r>
        <w:rPr>
          <w:color w:val="1155CC"/>
          <w:u w:val="single"/>
        </w:rPr>
        <w:fldChar w:fldCharType="end"/>
      </w:r>
      <w:hyperlink r:id="rId314">
        <w:r>
          <w:rPr>
            <w:i/>
            <w:color w:val="1155CC"/>
            <w:u w:val="single"/>
          </w:rPr>
          <w:t>BMC Infect Dis</w:t>
        </w:r>
      </w:hyperlink>
      <w:hyperlink r:id="rId315">
        <w:r>
          <w:rPr>
            <w:color w:val="1155CC"/>
            <w:u w:val="single"/>
          </w:rPr>
          <w:t>, 2018</w:t>
        </w:r>
      </w:hyperlink>
      <w:r>
        <w:t xml:space="preserve">) </w:t>
      </w:r>
    </w:p>
    <w:p w14:paraId="5BDD0A3B" w14:textId="77777777" w:rsidR="00327D66" w:rsidRDefault="00C932BA">
      <w:pPr>
        <w:numPr>
          <w:ilvl w:val="2"/>
          <w:numId w:val="4"/>
        </w:numPr>
      </w:pPr>
      <w:r>
        <w:t>Concurrent Pneumocystis pneum</w:t>
      </w:r>
      <w:r>
        <w:t>onia has been reported in at least one case (possibly due to lymphopenia)</w:t>
      </w:r>
    </w:p>
    <w:p w14:paraId="49DE5D50" w14:textId="77777777" w:rsidR="00327D66" w:rsidRDefault="00C932BA">
      <w:pPr>
        <w:numPr>
          <w:ilvl w:val="1"/>
          <w:numId w:val="4"/>
        </w:numPr>
        <w:rPr>
          <w:b/>
        </w:rPr>
      </w:pPr>
      <w:r>
        <w:rPr>
          <w:b/>
        </w:rPr>
        <w:t>Antibiosis:</w:t>
      </w:r>
    </w:p>
    <w:p w14:paraId="72AEA4C5" w14:textId="77777777" w:rsidR="00327D66" w:rsidRDefault="00C932BA">
      <w:pPr>
        <w:numPr>
          <w:ilvl w:val="2"/>
          <w:numId w:val="4"/>
        </w:numPr>
      </w:pPr>
      <w:r>
        <w:t xml:space="preserve">Early empiric antibiotics should be initiated within 1 hour (see </w:t>
      </w:r>
      <w:hyperlink w:anchor="_8vhrbtln428m">
        <w:r>
          <w:rPr>
            <w:color w:val="1155CC"/>
            <w:u w:val="single"/>
          </w:rPr>
          <w:t>“Antibiotic Stewardship” section</w:t>
        </w:r>
      </w:hyperlink>
      <w:r>
        <w:t xml:space="preserve"> within </w:t>
      </w:r>
      <w:hyperlink w:anchor="_kx686gedgtzg">
        <w:r>
          <w:rPr>
            <w:color w:val="1155CC"/>
            <w:u w:val="single"/>
          </w:rPr>
          <w:t>“COVID-19 Therapies and Clinical Trials” chapter</w:t>
        </w:r>
      </w:hyperlink>
      <w:r>
        <w:t>)</w:t>
      </w:r>
    </w:p>
    <w:p w14:paraId="30F40A2F" w14:textId="77777777" w:rsidR="00327D66" w:rsidRDefault="00C932BA">
      <w:pPr>
        <w:numPr>
          <w:ilvl w:val="1"/>
          <w:numId w:val="4"/>
        </w:numPr>
        <w:rPr>
          <w:b/>
        </w:rPr>
      </w:pPr>
      <w:r>
        <w:rPr>
          <w:b/>
        </w:rPr>
        <w:t>Conservative Fluid Management:</w:t>
      </w:r>
    </w:p>
    <w:p w14:paraId="1D378737" w14:textId="77777777" w:rsidR="00327D66" w:rsidRDefault="00C932BA">
      <w:pPr>
        <w:numPr>
          <w:ilvl w:val="2"/>
          <w:numId w:val="4"/>
        </w:numPr>
      </w:pPr>
      <w:r>
        <w:t>Goal MAP &gt; 65mmHg</w:t>
      </w:r>
    </w:p>
    <w:p w14:paraId="764B1029" w14:textId="77777777" w:rsidR="00327D66" w:rsidRDefault="00C932BA">
      <w:pPr>
        <w:numPr>
          <w:ilvl w:val="2"/>
          <w:numId w:val="4"/>
        </w:numPr>
      </w:pPr>
      <w:r>
        <w:t>Start Norepinephrine while determining the etiology of undifferentiated shock</w:t>
      </w:r>
    </w:p>
    <w:p w14:paraId="38B7E42A" w14:textId="77777777" w:rsidR="00327D66" w:rsidRDefault="00C932BA">
      <w:pPr>
        <w:numPr>
          <w:ilvl w:val="2"/>
          <w:numId w:val="4"/>
        </w:numPr>
      </w:pPr>
      <w:r>
        <w:t>We do not recommend conventional 30cc/kg resuscitation</w:t>
      </w:r>
    </w:p>
    <w:p w14:paraId="01B8EF10" w14:textId="77777777" w:rsidR="00327D66" w:rsidRDefault="00C932BA">
      <w:pPr>
        <w:numPr>
          <w:ilvl w:val="3"/>
          <w:numId w:val="4"/>
        </w:numPr>
      </w:pPr>
      <w:r>
        <w:lastRenderedPageBreak/>
        <w:t>Give 250-500cc IVF and assess in 15-30 minutes for:</w:t>
      </w:r>
    </w:p>
    <w:p w14:paraId="2EB7D716" w14:textId="77777777" w:rsidR="00327D66" w:rsidRDefault="00C932BA">
      <w:pPr>
        <w:numPr>
          <w:ilvl w:val="4"/>
          <w:numId w:val="4"/>
        </w:numPr>
      </w:pPr>
      <w:r>
        <w:t>Increase &gt; 2 in CVP</w:t>
      </w:r>
    </w:p>
    <w:p w14:paraId="5DC32928" w14:textId="77777777" w:rsidR="00327D66" w:rsidRDefault="00C932BA">
      <w:pPr>
        <w:numPr>
          <w:ilvl w:val="4"/>
          <w:numId w:val="4"/>
        </w:numPr>
      </w:pPr>
      <w:r>
        <w:t>Increase in MAP or decrease in pressor requirement</w:t>
      </w:r>
    </w:p>
    <w:p w14:paraId="230EBCEC" w14:textId="77777777" w:rsidR="00327D66" w:rsidRDefault="00C932BA">
      <w:pPr>
        <w:numPr>
          <w:ilvl w:val="5"/>
          <w:numId w:val="4"/>
        </w:numPr>
      </w:pPr>
      <w:r>
        <w:t>Use isotonic crystalloids; Lactated Ringer’s solution is preferred where possible. Avoid hypotonic fluids, starches, or colloids</w:t>
      </w:r>
    </w:p>
    <w:p w14:paraId="077277F7" w14:textId="77777777" w:rsidR="00327D66" w:rsidRDefault="00C932BA">
      <w:pPr>
        <w:numPr>
          <w:ilvl w:val="3"/>
          <w:numId w:val="4"/>
        </w:numPr>
        <w:spacing w:line="240" w:lineRule="auto"/>
      </w:pPr>
      <w:r>
        <w:t>Repeat 250-500cc IVF boluses; Use dynamic measures of fluid responsiveness</w:t>
      </w:r>
    </w:p>
    <w:p w14:paraId="4D70E41F" w14:textId="77777777" w:rsidR="00327D66" w:rsidRDefault="00C932BA">
      <w:pPr>
        <w:numPr>
          <w:ilvl w:val="4"/>
          <w:numId w:val="4"/>
        </w:numPr>
      </w:pPr>
      <w:r>
        <w:t>Pulse Pressure Variation: can be calculated in mecha</w:t>
      </w:r>
      <w:r>
        <w:t>nically ventilated patients without arrhythmia; PPV &gt;12% is sensitive and specific for volume responsiveness</w:t>
      </w:r>
    </w:p>
    <w:p w14:paraId="7EEC453C" w14:textId="77777777" w:rsidR="00327D66" w:rsidRDefault="00C932BA">
      <w:pPr>
        <w:numPr>
          <w:ilvl w:val="4"/>
          <w:numId w:val="4"/>
        </w:numPr>
      </w:pPr>
      <w:r>
        <w:t>Straight Leg Raise: raise legs to 45° w/ supine torso for at least one minute. A change in pulse pressure of &gt; 12% has sensitivity of 60% &amp; specifi</w:t>
      </w:r>
      <w:r>
        <w:t>city of 85% for fluid responsiveness in mechanically ventilated patients; less accurate if spontaneously breathing</w:t>
      </w:r>
    </w:p>
    <w:p w14:paraId="4929160B" w14:textId="77777777" w:rsidR="00327D66" w:rsidRDefault="00C932BA">
      <w:pPr>
        <w:numPr>
          <w:ilvl w:val="4"/>
          <w:numId w:val="4"/>
        </w:numPr>
      </w:pPr>
      <w:r>
        <w:t>Ultrasound evaluation of IVC collapsibility should only be undertaken by trained personnel to avoid contamination of ultrasound</w:t>
      </w:r>
    </w:p>
    <w:p w14:paraId="483F7897" w14:textId="77777777" w:rsidR="00327D66" w:rsidRDefault="00C932BA">
      <w:pPr>
        <w:numPr>
          <w:ilvl w:val="3"/>
          <w:numId w:val="4"/>
        </w:numPr>
        <w:spacing w:line="240" w:lineRule="auto"/>
      </w:pPr>
      <w:r>
        <w:t>For further g</w:t>
      </w:r>
      <w:r>
        <w:t xml:space="preserve">uidance, Conservative Fluid Management protocols are available from </w:t>
      </w:r>
      <w:proofErr w:type="spellStart"/>
      <w:r>
        <w:t>from</w:t>
      </w:r>
      <w:proofErr w:type="spellEnd"/>
      <w:r>
        <w:t xml:space="preserve"> FACCT Lite trial (</w:t>
      </w:r>
      <w:hyperlink r:id="rId316">
        <w:r>
          <w:rPr>
            <w:color w:val="1155CC"/>
            <w:u w:val="single"/>
          </w:rPr>
          <w:t>Grissom et al,</w:t>
        </w:r>
      </w:hyperlink>
      <w:hyperlink r:id="rId317">
        <w:r>
          <w:rPr>
            <w:i/>
            <w:color w:val="1155CC"/>
            <w:u w:val="single"/>
          </w:rPr>
          <w:t xml:space="preserve"> </w:t>
        </w:r>
        <w:proofErr w:type="spellStart"/>
        <w:r>
          <w:rPr>
            <w:i/>
            <w:color w:val="1155CC"/>
            <w:u w:val="single"/>
          </w:rPr>
          <w:t>Crit</w:t>
        </w:r>
        <w:proofErr w:type="spellEnd"/>
        <w:r>
          <w:rPr>
            <w:i/>
            <w:color w:val="1155CC"/>
            <w:u w:val="single"/>
          </w:rPr>
          <w:t xml:space="preserve"> Care Med</w:t>
        </w:r>
      </w:hyperlink>
      <w:hyperlink r:id="rId318">
        <w:r>
          <w:rPr>
            <w:color w:val="1155CC"/>
            <w:u w:val="single"/>
          </w:rPr>
          <w:t>, 2015</w:t>
        </w:r>
      </w:hyperlink>
      <w:r>
        <w:t>).</w:t>
      </w:r>
    </w:p>
    <w:p w14:paraId="46021577" w14:textId="77777777" w:rsidR="00327D66" w:rsidRDefault="00C932BA">
      <w:pPr>
        <w:numPr>
          <w:ilvl w:val="3"/>
          <w:numId w:val="4"/>
        </w:numPr>
      </w:pPr>
      <w:r>
        <w:rPr>
          <w:i/>
        </w:rPr>
        <w:t>Rationale</w:t>
      </w:r>
      <w:r>
        <w:t>: COVID-19 clinical reports indicate the majority of patients present with respiratory failure without shock. ARDS is mediated in part by pulmonary capillary leak, and randomized control</w:t>
      </w:r>
      <w:r>
        <w:t>led trials of ARDS indicate that a conservative fluid strategy is protective in this setting (</w:t>
      </w:r>
      <w:hyperlink r:id="rId319">
        <w:r>
          <w:rPr>
            <w:color w:val="1155CC"/>
            <w:u w:val="single"/>
          </w:rPr>
          <w:t>Grissom et al,</w:t>
        </w:r>
      </w:hyperlink>
      <w:hyperlink r:id="rId320">
        <w:r>
          <w:rPr>
            <w:i/>
            <w:color w:val="1155CC"/>
            <w:u w:val="single"/>
          </w:rPr>
          <w:t xml:space="preserve"> </w:t>
        </w:r>
        <w:proofErr w:type="spellStart"/>
        <w:r>
          <w:rPr>
            <w:i/>
            <w:color w:val="1155CC"/>
            <w:u w:val="single"/>
          </w:rPr>
          <w:t>Crit</w:t>
        </w:r>
        <w:proofErr w:type="spellEnd"/>
        <w:r>
          <w:rPr>
            <w:i/>
            <w:color w:val="1155CC"/>
            <w:u w:val="single"/>
          </w:rPr>
          <w:t xml:space="preserve"> Care Med</w:t>
        </w:r>
      </w:hyperlink>
      <w:hyperlink r:id="rId321">
        <w:r>
          <w:rPr>
            <w:color w:val="1155CC"/>
            <w:u w:val="single"/>
          </w:rPr>
          <w:t>, 2015</w:t>
        </w:r>
      </w:hyperlink>
      <w:r>
        <w:t xml:space="preserve">; </w:t>
      </w:r>
      <w:hyperlink r:id="rId322">
        <w:r>
          <w:rPr>
            <w:color w:val="1155CC"/>
            <w:u w:val="single"/>
          </w:rPr>
          <w:t xml:space="preserve">Famous et al, </w:t>
        </w:r>
      </w:hyperlink>
      <w:hyperlink r:id="rId323">
        <w:r>
          <w:rPr>
            <w:i/>
            <w:color w:val="1155CC"/>
            <w:u w:val="single"/>
          </w:rPr>
          <w:t xml:space="preserve">Am J Respir </w:t>
        </w:r>
        <w:proofErr w:type="spellStart"/>
        <w:r>
          <w:rPr>
            <w:i/>
            <w:color w:val="1155CC"/>
            <w:u w:val="single"/>
          </w:rPr>
          <w:t>Crit</w:t>
        </w:r>
        <w:proofErr w:type="spellEnd"/>
        <w:r>
          <w:rPr>
            <w:i/>
            <w:color w:val="1155CC"/>
            <w:u w:val="single"/>
          </w:rPr>
          <w:t xml:space="preserve"> Care Med,</w:t>
        </w:r>
      </w:hyperlink>
      <w:hyperlink r:id="rId324">
        <w:r>
          <w:rPr>
            <w:color w:val="1155CC"/>
            <w:u w:val="single"/>
          </w:rPr>
          <w:t xml:space="preserve"> 2017</w:t>
        </w:r>
      </w:hyperlink>
      <w:r>
        <w:t xml:space="preserve">; </w:t>
      </w:r>
      <w:hyperlink r:id="rId325">
        <w:r>
          <w:rPr>
            <w:color w:val="1155CC"/>
            <w:u w:val="single"/>
          </w:rPr>
          <w:t xml:space="preserve">Silversides et al, </w:t>
        </w:r>
      </w:hyperlink>
      <w:hyperlink r:id="rId326">
        <w:r>
          <w:rPr>
            <w:i/>
            <w:color w:val="1155CC"/>
            <w:u w:val="single"/>
          </w:rPr>
          <w:t>Int Care Med,</w:t>
        </w:r>
      </w:hyperlink>
      <w:hyperlink r:id="rId327">
        <w:r>
          <w:rPr>
            <w:color w:val="1155CC"/>
            <w:u w:val="single"/>
          </w:rPr>
          <w:t xml:space="preserve"> 2017</w:t>
        </w:r>
      </w:hyperlink>
      <w:r>
        <w:t xml:space="preserve">; </w:t>
      </w:r>
      <w:hyperlink r:id="rId328">
        <w:r>
          <w:rPr>
            <w:color w:val="1155CC"/>
            <w:u w:val="single"/>
          </w:rPr>
          <w:t xml:space="preserve">WHO, </w:t>
        </w:r>
      </w:hyperlink>
      <w:hyperlink r:id="rId329">
        <w:r>
          <w:rPr>
            <w:i/>
            <w:color w:val="1155CC"/>
            <w:u w:val="single"/>
          </w:rPr>
          <w:t>COVID-19 Interim guidance</w:t>
        </w:r>
      </w:hyperlink>
      <w:hyperlink r:id="rId330">
        <w:r>
          <w:rPr>
            <w:color w:val="1155CC"/>
            <w:u w:val="single"/>
          </w:rPr>
          <w:t>, March 2020</w:t>
        </w:r>
      </w:hyperlink>
      <w:r>
        <w:t>).</w:t>
      </w:r>
    </w:p>
    <w:p w14:paraId="58FE638D" w14:textId="77777777" w:rsidR="00327D66" w:rsidRDefault="00C932BA">
      <w:pPr>
        <w:numPr>
          <w:ilvl w:val="1"/>
          <w:numId w:val="4"/>
        </w:numPr>
        <w:spacing w:line="240" w:lineRule="auto"/>
      </w:pPr>
      <w:r>
        <w:rPr>
          <w:b/>
        </w:rPr>
        <w:t>Pressor management</w:t>
      </w:r>
    </w:p>
    <w:p w14:paraId="323DF296" w14:textId="77777777" w:rsidR="00327D66" w:rsidRDefault="00C932BA">
      <w:pPr>
        <w:numPr>
          <w:ilvl w:val="2"/>
          <w:numId w:val="4"/>
        </w:numPr>
        <w:spacing w:line="240" w:lineRule="auto"/>
      </w:pPr>
      <w:r>
        <w:t>Unless new evidence emerges, standard choices for distributive shock (</w:t>
      </w:r>
      <w:r>
        <w:rPr>
          <w:i/>
        </w:rPr>
        <w:t>i.e.</w:t>
      </w:r>
      <w:r>
        <w:t>, norepinephrine then vasopressin) are recommended, with high vigilance for the development of cardiog</w:t>
      </w:r>
      <w:r>
        <w:t>enic shock, addressed in the next section.</w:t>
      </w:r>
    </w:p>
    <w:p w14:paraId="0D904095" w14:textId="77777777" w:rsidR="00327D66" w:rsidRDefault="00C932BA">
      <w:pPr>
        <w:numPr>
          <w:ilvl w:val="1"/>
          <w:numId w:val="4"/>
        </w:numPr>
        <w:spacing w:line="240" w:lineRule="auto"/>
      </w:pPr>
      <w:r>
        <w:rPr>
          <w:b/>
        </w:rPr>
        <w:t>Corticosteroids</w:t>
      </w:r>
    </w:p>
    <w:p w14:paraId="720A50AB" w14:textId="77777777" w:rsidR="00327D66" w:rsidRDefault="00C932BA">
      <w:pPr>
        <w:numPr>
          <w:ilvl w:val="2"/>
          <w:numId w:val="4"/>
        </w:numPr>
        <w:spacing w:line="240" w:lineRule="auto"/>
      </w:pPr>
      <w:r>
        <w:t xml:space="preserve">See </w:t>
      </w:r>
      <w:hyperlink w:anchor="_x05c129ivxrw">
        <w:r>
          <w:rPr>
            <w:color w:val="1155CC"/>
            <w:u w:val="single"/>
          </w:rPr>
          <w:t>“Systemic Corticosteroids” section</w:t>
        </w:r>
      </w:hyperlink>
      <w:r>
        <w:t xml:space="preserve"> within </w:t>
      </w:r>
      <w:hyperlink w:anchor="_kx686gedgtzg">
        <w:r>
          <w:rPr>
            <w:color w:val="1155CC"/>
            <w:u w:val="single"/>
          </w:rPr>
          <w:t>“COVID-19 Therapies and Clinical Trials” chapter</w:t>
        </w:r>
      </w:hyperlink>
      <w:r>
        <w:t>.</w:t>
      </w:r>
    </w:p>
    <w:p w14:paraId="10C5A756" w14:textId="77777777" w:rsidR="00327D66" w:rsidRDefault="00C932BA">
      <w:pPr>
        <w:numPr>
          <w:ilvl w:val="3"/>
          <w:numId w:val="4"/>
        </w:numPr>
        <w:spacing w:line="240" w:lineRule="auto"/>
      </w:pPr>
      <w:r>
        <w:t>Stress dose hydrocortisone sh</w:t>
      </w:r>
      <w:r>
        <w:t xml:space="preserve">ould still be considered in patients on &gt; 2 </w:t>
      </w:r>
      <w:proofErr w:type="spellStart"/>
      <w:r>
        <w:t>pressors</w:t>
      </w:r>
      <w:proofErr w:type="spellEnd"/>
      <w:r>
        <w:rPr>
          <w:i/>
        </w:rPr>
        <w:t>.</w:t>
      </w:r>
    </w:p>
    <w:p w14:paraId="09B1416C" w14:textId="77777777" w:rsidR="00327D66" w:rsidRDefault="00327D66">
      <w:pPr>
        <w:ind w:left="2160"/>
      </w:pPr>
    </w:p>
    <w:p w14:paraId="70278208" w14:textId="77777777" w:rsidR="00327D66" w:rsidRDefault="00C932BA">
      <w:pPr>
        <w:pStyle w:val="Heading2"/>
        <w:numPr>
          <w:ilvl w:val="0"/>
          <w:numId w:val="4"/>
        </w:numPr>
      </w:pPr>
      <w:bookmarkStart w:id="61" w:name="_ftupyxepmedz" w:colFirst="0" w:colLast="0"/>
      <w:bookmarkEnd w:id="61"/>
      <w:r>
        <w:t xml:space="preserve"> Cardiogenic Shock</w:t>
      </w:r>
    </w:p>
    <w:p w14:paraId="36B456C8" w14:textId="77777777" w:rsidR="00327D66" w:rsidRDefault="00327D66">
      <w:pPr>
        <w:spacing w:line="256" w:lineRule="auto"/>
      </w:pPr>
    </w:p>
    <w:p w14:paraId="3F720375" w14:textId="77777777" w:rsidR="00327D66" w:rsidRDefault="00C932BA">
      <w:pPr>
        <w:numPr>
          <w:ilvl w:val="1"/>
          <w:numId w:val="4"/>
        </w:numPr>
        <w:rPr>
          <w:b/>
        </w:rPr>
      </w:pPr>
      <w:r>
        <w:rPr>
          <w:b/>
        </w:rPr>
        <w:t xml:space="preserve">Incidence: </w:t>
      </w:r>
    </w:p>
    <w:p w14:paraId="13FB8050" w14:textId="77777777" w:rsidR="00327D66" w:rsidRDefault="00C932BA">
      <w:pPr>
        <w:numPr>
          <w:ilvl w:val="2"/>
          <w:numId w:val="4"/>
        </w:numPr>
      </w:pPr>
      <w:r>
        <w:lastRenderedPageBreak/>
        <w:t>Heart failure or cardiogenic shock was observed in 23% (n=44 of 191) of hospitalized patients in one case series (</w:t>
      </w:r>
      <w:hyperlink r:id="rId331">
        <w:r>
          <w:rPr>
            <w:color w:val="1155CC"/>
            <w:u w:val="single"/>
          </w:rPr>
          <w:t xml:space="preserve">Zhou et al, </w:t>
        </w:r>
      </w:hyperlink>
      <w:hyperlink r:id="rId332">
        <w:r>
          <w:rPr>
            <w:i/>
            <w:color w:val="1155CC"/>
            <w:u w:val="single"/>
          </w:rPr>
          <w:t>Lanc</w:t>
        </w:r>
        <w:r>
          <w:rPr>
            <w:i/>
            <w:color w:val="1155CC"/>
            <w:u w:val="single"/>
          </w:rPr>
          <w:t>et</w:t>
        </w:r>
      </w:hyperlink>
      <w:hyperlink r:id="rId333">
        <w:r>
          <w:rPr>
            <w:color w:val="1155CC"/>
            <w:u w:val="single"/>
          </w:rPr>
          <w:t>, 2020</w:t>
        </w:r>
      </w:hyperlink>
      <w:r>
        <w:t>). Moreover, there were higher rates in non-survivors (52%, n=28) compared to survivors (12%, n=16).  Among 21 patients admitted to an ICU in Washington State 33% (n=7) developed a new cardiomyopathy (</w:t>
      </w:r>
      <w:proofErr w:type="spellStart"/>
      <w:r>
        <w:fldChar w:fldCharType="begin"/>
      </w:r>
      <w:r>
        <w:instrText xml:space="preserve"> HYPERLINK "http://www.ncbi.nlm.nih.gov/pubmed/321912</w:instrText>
      </w:r>
      <w:r>
        <w:instrText xml:space="preserve">59" \h </w:instrText>
      </w:r>
      <w:r>
        <w:fldChar w:fldCharType="separate"/>
      </w:r>
      <w:r>
        <w:rPr>
          <w:color w:val="1155CC"/>
          <w:u w:val="single"/>
        </w:rPr>
        <w:t>Arentz</w:t>
      </w:r>
      <w:proofErr w:type="spellEnd"/>
      <w:r>
        <w:rPr>
          <w:color w:val="1155CC"/>
          <w:u w:val="single"/>
        </w:rPr>
        <w:t xml:space="preserve"> et al, </w:t>
      </w:r>
      <w:r>
        <w:rPr>
          <w:color w:val="1155CC"/>
          <w:u w:val="single"/>
        </w:rPr>
        <w:fldChar w:fldCharType="end"/>
      </w:r>
      <w:hyperlink r:id="rId334">
        <w:r>
          <w:rPr>
            <w:i/>
            <w:color w:val="1155CC"/>
            <w:u w:val="single"/>
          </w:rPr>
          <w:t>JAMA</w:t>
        </w:r>
      </w:hyperlink>
      <w:hyperlink r:id="rId335">
        <w:r>
          <w:rPr>
            <w:color w:val="1155CC"/>
            <w:u w:val="single"/>
          </w:rPr>
          <w:t>, 2020</w:t>
        </w:r>
      </w:hyperlink>
      <w:r>
        <w:t>). Notably, these patients tended to be older with more comorbidities and had a high mortality (11</w:t>
      </w:r>
      <w:r>
        <w:t xml:space="preserve"> of the 21 died).</w:t>
      </w:r>
    </w:p>
    <w:p w14:paraId="32764A9D" w14:textId="77777777" w:rsidR="00327D66" w:rsidRDefault="00C932BA">
      <w:pPr>
        <w:numPr>
          <w:ilvl w:val="2"/>
          <w:numId w:val="4"/>
        </w:numPr>
      </w:pPr>
      <w:r>
        <w:t>Heart failure or myocardial damage contributed to death in 39% (n=29) of deaths in a series of 68 patients in Wuhan. Most (n=22 of 29) had concomitant respiratory failure (</w:t>
      </w:r>
      <w:proofErr w:type="spellStart"/>
      <w:r>
        <w:fldChar w:fldCharType="begin"/>
      </w:r>
      <w:r>
        <w:instrText xml:space="preserve"> HYPERLINK "http://www.ncbi.nlm.nih.gov/pubmed/32125452" \h </w:instrText>
      </w:r>
      <w:r>
        <w:fldChar w:fldCharType="separate"/>
      </w:r>
      <w:r>
        <w:rPr>
          <w:color w:val="1155CC"/>
          <w:u w:val="single"/>
        </w:rPr>
        <w:t>Rua</w:t>
      </w:r>
      <w:r>
        <w:rPr>
          <w:color w:val="1155CC"/>
          <w:u w:val="single"/>
        </w:rPr>
        <w:t>n</w:t>
      </w:r>
      <w:proofErr w:type="spellEnd"/>
      <w:r>
        <w:rPr>
          <w:color w:val="1155CC"/>
          <w:u w:val="single"/>
        </w:rPr>
        <w:t xml:space="preserve"> et al, </w:t>
      </w:r>
      <w:r>
        <w:rPr>
          <w:color w:val="1155CC"/>
          <w:u w:val="single"/>
        </w:rPr>
        <w:fldChar w:fldCharType="end"/>
      </w:r>
      <w:hyperlink r:id="rId336">
        <w:r>
          <w:rPr>
            <w:i/>
            <w:color w:val="1155CC"/>
            <w:u w:val="single"/>
          </w:rPr>
          <w:t>Intensive Care Med</w:t>
        </w:r>
      </w:hyperlink>
      <w:hyperlink r:id="rId337">
        <w:r>
          <w:rPr>
            <w:color w:val="1155CC"/>
            <w:u w:val="single"/>
          </w:rPr>
          <w:t>, 2020</w:t>
        </w:r>
      </w:hyperlink>
      <w:r>
        <w:t>).</w:t>
      </w:r>
    </w:p>
    <w:p w14:paraId="7F1942CC" w14:textId="77777777" w:rsidR="00327D66" w:rsidRDefault="00C932BA">
      <w:pPr>
        <w:numPr>
          <w:ilvl w:val="1"/>
          <w:numId w:val="4"/>
        </w:numPr>
        <w:spacing w:line="256" w:lineRule="auto"/>
        <w:rPr>
          <w:b/>
        </w:rPr>
      </w:pPr>
      <w:r>
        <w:rPr>
          <w:b/>
        </w:rPr>
        <w:t>Diagnosis:</w:t>
      </w:r>
    </w:p>
    <w:p w14:paraId="07247D2E" w14:textId="77777777" w:rsidR="00327D66" w:rsidRDefault="00C932BA">
      <w:pPr>
        <w:numPr>
          <w:ilvl w:val="2"/>
          <w:numId w:val="4"/>
        </w:numPr>
        <w:spacing w:line="256" w:lineRule="auto"/>
      </w:pPr>
      <w:r>
        <w:t xml:space="preserve">Significant concern for cardiogenic shock if any of the following are present with </w:t>
      </w:r>
      <w:r>
        <w:t>evidence of hypoperfusion (</w:t>
      </w:r>
      <w:r>
        <w:rPr>
          <w:i/>
        </w:rPr>
        <w:t>e.g.</w:t>
      </w:r>
      <w:r>
        <w:t>, elevated lactate):</w:t>
      </w:r>
    </w:p>
    <w:p w14:paraId="1DE304EF" w14:textId="77777777" w:rsidR="00327D66" w:rsidRDefault="00C932BA">
      <w:pPr>
        <w:numPr>
          <w:ilvl w:val="3"/>
          <w:numId w:val="4"/>
        </w:numPr>
        <w:spacing w:line="256" w:lineRule="auto"/>
      </w:pPr>
      <w:r>
        <w:t>Elevated NT-</w:t>
      </w:r>
      <w:proofErr w:type="spellStart"/>
      <w:r>
        <w:t>proBNP</w:t>
      </w:r>
      <w:proofErr w:type="spellEnd"/>
      <w:r>
        <w:t>, or</w:t>
      </w:r>
    </w:p>
    <w:p w14:paraId="294119A5" w14:textId="77777777" w:rsidR="00327D66" w:rsidRDefault="00C932BA">
      <w:pPr>
        <w:numPr>
          <w:ilvl w:val="3"/>
          <w:numId w:val="4"/>
        </w:numPr>
        <w:spacing w:line="256" w:lineRule="auto"/>
      </w:pPr>
      <w:r>
        <w:t>CvO2 &lt; 60% (PvO2 &lt; 35 mm Hg), or</w:t>
      </w:r>
    </w:p>
    <w:p w14:paraId="41819A18" w14:textId="77777777" w:rsidR="00327D66" w:rsidRDefault="00C932BA">
      <w:pPr>
        <w:numPr>
          <w:ilvl w:val="3"/>
          <w:numId w:val="4"/>
        </w:numPr>
        <w:spacing w:line="256" w:lineRule="auto"/>
      </w:pPr>
      <w:r>
        <w:t>Echocardiogram with depressed LV and/or RV function</w:t>
      </w:r>
    </w:p>
    <w:p w14:paraId="24016BAE" w14:textId="77777777" w:rsidR="00327D66" w:rsidRDefault="00C932BA">
      <w:pPr>
        <w:numPr>
          <w:ilvl w:val="1"/>
          <w:numId w:val="4"/>
        </w:numPr>
        <w:rPr>
          <w:b/>
        </w:rPr>
      </w:pPr>
      <w:r>
        <w:rPr>
          <w:b/>
        </w:rPr>
        <w:t>Time course:</w:t>
      </w:r>
    </w:p>
    <w:p w14:paraId="658CA755" w14:textId="77777777" w:rsidR="00327D66" w:rsidRDefault="00C932BA">
      <w:pPr>
        <w:numPr>
          <w:ilvl w:val="2"/>
          <w:numId w:val="4"/>
        </w:numPr>
      </w:pPr>
      <w:r>
        <w:t xml:space="preserve">Cardiogenic shock may present late in the course of illness even after improvement </w:t>
      </w:r>
      <w:r>
        <w:t xml:space="preserve">of respiratory symptoms, and manifest as a precipitous clinical deterioration in the setting of an acute decline in LVEF (see </w:t>
      </w:r>
      <w:hyperlink w:anchor="_sxzvrsrmkd1g">
        <w:r>
          <w:rPr>
            <w:color w:val="1155CC"/>
            <w:u w:val="single"/>
          </w:rPr>
          <w:t>“Acute Cardiac Injury” section</w:t>
        </w:r>
      </w:hyperlink>
      <w:r>
        <w:t xml:space="preserve"> in </w:t>
      </w:r>
      <w:hyperlink w:anchor="_6zfga8b63w2s">
        <w:r>
          <w:rPr>
            <w:color w:val="1155CC"/>
            <w:u w:val="single"/>
          </w:rPr>
          <w:t xml:space="preserve">“Cardiac Complications” </w:t>
        </w:r>
        <w:r>
          <w:rPr>
            <w:color w:val="1155CC"/>
            <w:u w:val="single"/>
          </w:rPr>
          <w:t>chapter</w:t>
        </w:r>
      </w:hyperlink>
      <w:r>
        <w:t xml:space="preserve">). </w:t>
      </w:r>
    </w:p>
    <w:p w14:paraId="5FFC5FC3" w14:textId="77777777" w:rsidR="00327D66" w:rsidRDefault="00C932BA">
      <w:pPr>
        <w:numPr>
          <w:ilvl w:val="1"/>
          <w:numId w:val="4"/>
        </w:numPr>
        <w:rPr>
          <w:b/>
        </w:rPr>
      </w:pPr>
      <w:r>
        <w:rPr>
          <w:b/>
        </w:rPr>
        <w:t>Etiology:</w:t>
      </w:r>
    </w:p>
    <w:p w14:paraId="6FF2ADA7" w14:textId="77777777" w:rsidR="00327D66" w:rsidRDefault="00C932BA">
      <w:pPr>
        <w:numPr>
          <w:ilvl w:val="2"/>
          <w:numId w:val="4"/>
        </w:numPr>
      </w:pPr>
      <w:r>
        <w:t xml:space="preserve">See </w:t>
      </w:r>
      <w:hyperlink w:anchor="_sxzvrsrmkd1g">
        <w:r>
          <w:rPr>
            <w:color w:val="1155CC"/>
            <w:u w:val="single"/>
          </w:rPr>
          <w:t>“Acute Cardiac Injury” section</w:t>
        </w:r>
      </w:hyperlink>
      <w:r>
        <w:t xml:space="preserve"> in </w:t>
      </w:r>
      <w:hyperlink w:anchor="_6zfga8b63w2s">
        <w:r>
          <w:rPr>
            <w:color w:val="1155CC"/>
            <w:u w:val="single"/>
          </w:rPr>
          <w:t>“Cardiac Complications” chapter</w:t>
        </w:r>
      </w:hyperlink>
      <w:r>
        <w:t xml:space="preserve">. </w:t>
      </w:r>
    </w:p>
    <w:p w14:paraId="4BFCDC80" w14:textId="77777777" w:rsidR="00327D66" w:rsidRDefault="00C932BA">
      <w:pPr>
        <w:numPr>
          <w:ilvl w:val="2"/>
          <w:numId w:val="4"/>
        </w:numPr>
      </w:pPr>
      <w:r>
        <w:t>Mechanism is unknown, potentially direct viral toxicity, ACS, or stress cardiomyopathy.</w:t>
      </w:r>
    </w:p>
    <w:p w14:paraId="3EA3E5A7" w14:textId="77777777" w:rsidR="00327D66" w:rsidRDefault="00C932BA">
      <w:pPr>
        <w:numPr>
          <w:ilvl w:val="1"/>
          <w:numId w:val="4"/>
        </w:numPr>
        <w:rPr>
          <w:b/>
        </w:rPr>
      </w:pPr>
      <w:r>
        <w:rPr>
          <w:b/>
        </w:rPr>
        <w:t>Wor</w:t>
      </w:r>
      <w:r>
        <w:rPr>
          <w:b/>
        </w:rPr>
        <w:t>kup:</w:t>
      </w:r>
    </w:p>
    <w:p w14:paraId="30AE18A0" w14:textId="77777777" w:rsidR="00327D66" w:rsidRDefault="00C932BA">
      <w:pPr>
        <w:numPr>
          <w:ilvl w:val="2"/>
          <w:numId w:val="4"/>
        </w:numPr>
      </w:pPr>
      <w:r>
        <w:t xml:space="preserve">Rule out ACS and complete the initial work up as described in </w:t>
      </w:r>
      <w:hyperlink w:anchor="_6zfga8b63w2s">
        <w:r>
          <w:rPr>
            <w:color w:val="1155CC"/>
            <w:u w:val="single"/>
          </w:rPr>
          <w:t>“Cardiac Complications” chapter</w:t>
        </w:r>
      </w:hyperlink>
      <w:r>
        <w:t>.</w:t>
      </w:r>
    </w:p>
    <w:p w14:paraId="21F38D9D" w14:textId="77777777" w:rsidR="00327D66" w:rsidRDefault="00C932BA">
      <w:pPr>
        <w:numPr>
          <w:ilvl w:val="2"/>
          <w:numId w:val="4"/>
        </w:numPr>
      </w:pPr>
      <w:r>
        <w:t xml:space="preserve">Ongoing monitoring: </w:t>
      </w:r>
    </w:p>
    <w:p w14:paraId="178C918F" w14:textId="77777777" w:rsidR="00327D66" w:rsidRDefault="00C932BA">
      <w:pPr>
        <w:numPr>
          <w:ilvl w:val="3"/>
          <w:numId w:val="4"/>
        </w:numPr>
      </w:pPr>
      <w:r>
        <w:t>Labs</w:t>
      </w:r>
      <w:r>
        <w:t>: Trend troponins to peak, SCvO2 (obtained by upper body CVC) or MvO2 q8-12h or with clinical change, Lactate q4-6</w:t>
      </w:r>
      <w:proofErr w:type="gramStart"/>
      <w:r>
        <w:t>h,  LFTs</w:t>
      </w:r>
      <w:proofErr w:type="gramEnd"/>
      <w:r>
        <w:t xml:space="preserve"> daily (for hepatic congestion)</w:t>
      </w:r>
    </w:p>
    <w:p w14:paraId="06B8E668" w14:textId="77777777" w:rsidR="00327D66" w:rsidRDefault="00C932BA">
      <w:pPr>
        <w:numPr>
          <w:ilvl w:val="3"/>
          <w:numId w:val="4"/>
        </w:numPr>
      </w:pPr>
      <w:r>
        <w:t>Daily EKGs or prn with clinical deterioration</w:t>
      </w:r>
    </w:p>
    <w:p w14:paraId="7E6BD3E2" w14:textId="77777777" w:rsidR="00327D66" w:rsidRDefault="00C932BA">
      <w:pPr>
        <w:numPr>
          <w:ilvl w:val="3"/>
          <w:numId w:val="4"/>
        </w:numPr>
      </w:pPr>
      <w:r>
        <w:t>Trend troponin to peak</w:t>
      </w:r>
    </w:p>
    <w:p w14:paraId="09AC7679" w14:textId="77777777" w:rsidR="00327D66" w:rsidRDefault="00C932BA">
      <w:pPr>
        <w:numPr>
          <w:ilvl w:val="2"/>
          <w:numId w:val="4"/>
        </w:numPr>
      </w:pPr>
      <w:r>
        <w:t>All cardiogenic shock cases requi</w:t>
      </w:r>
      <w:r>
        <w:t>re cardiovascular consult</w:t>
      </w:r>
    </w:p>
    <w:p w14:paraId="3849ACB1" w14:textId="77777777" w:rsidR="00327D66" w:rsidRDefault="00C932BA">
      <w:pPr>
        <w:numPr>
          <w:ilvl w:val="3"/>
          <w:numId w:val="4"/>
        </w:numPr>
      </w:pPr>
      <w:r>
        <w:t>PA catheters may be placed bedside by experienced providers, with preference for use only in mixed shock or complex cases with cardiology guidance</w:t>
      </w:r>
    </w:p>
    <w:p w14:paraId="7D72C6A2" w14:textId="77777777" w:rsidR="00327D66" w:rsidRDefault="00C932BA">
      <w:pPr>
        <w:numPr>
          <w:ilvl w:val="1"/>
          <w:numId w:val="4"/>
        </w:numPr>
        <w:rPr>
          <w:b/>
        </w:rPr>
      </w:pPr>
      <w:r>
        <w:rPr>
          <w:b/>
        </w:rPr>
        <w:t>Medical management:</w:t>
      </w:r>
    </w:p>
    <w:p w14:paraId="373B27DE" w14:textId="77777777" w:rsidR="00327D66" w:rsidRDefault="00C932BA">
      <w:pPr>
        <w:numPr>
          <w:ilvl w:val="2"/>
          <w:numId w:val="4"/>
        </w:numPr>
      </w:pPr>
      <w:r>
        <w:t>Close collaboration with the cardiovascular consultation servic</w:t>
      </w:r>
      <w:r>
        <w:t>e is recommended</w:t>
      </w:r>
    </w:p>
    <w:p w14:paraId="73754297" w14:textId="77777777" w:rsidR="00327D66" w:rsidRDefault="00C932BA">
      <w:pPr>
        <w:numPr>
          <w:ilvl w:val="2"/>
          <w:numId w:val="4"/>
        </w:numPr>
      </w:pPr>
      <w:r>
        <w:t>Goals: MAPs 65-75, CVP 6-14, PCWP 12-18, PAD 20-25, SVR 800-1000, SCvO2 &gt; 60%, CI &gt; 2.2</w:t>
      </w:r>
    </w:p>
    <w:p w14:paraId="74889DFA" w14:textId="77777777" w:rsidR="00327D66" w:rsidRDefault="00C932BA">
      <w:pPr>
        <w:numPr>
          <w:ilvl w:val="3"/>
          <w:numId w:val="4"/>
        </w:numPr>
      </w:pPr>
      <w:r>
        <w:t>Note: Achieving MAP goal is first priority, then optimize other parameters</w:t>
      </w:r>
    </w:p>
    <w:p w14:paraId="38217B3A" w14:textId="77777777" w:rsidR="00327D66" w:rsidRDefault="00C932BA">
      <w:pPr>
        <w:numPr>
          <w:ilvl w:val="2"/>
          <w:numId w:val="4"/>
        </w:numPr>
      </w:pPr>
      <w:r>
        <w:lastRenderedPageBreak/>
        <w:t>How to achieve goals:</w:t>
      </w:r>
    </w:p>
    <w:p w14:paraId="77814033" w14:textId="77777777" w:rsidR="00327D66" w:rsidRDefault="00C932BA">
      <w:pPr>
        <w:numPr>
          <w:ilvl w:val="3"/>
          <w:numId w:val="4"/>
        </w:numPr>
      </w:pPr>
      <w:r>
        <w:t xml:space="preserve">Continue titration of norepinephrine </w:t>
      </w:r>
      <w:proofErr w:type="spellStart"/>
      <w:r>
        <w:t>gtt</w:t>
      </w:r>
      <w:proofErr w:type="spellEnd"/>
      <w:r>
        <w:t xml:space="preserve"> for goal MAP 65-75</w:t>
      </w:r>
    </w:p>
    <w:p w14:paraId="3488E674" w14:textId="77777777" w:rsidR="00327D66" w:rsidRDefault="00C932BA">
      <w:pPr>
        <w:numPr>
          <w:ilvl w:val="3"/>
          <w:numId w:val="4"/>
        </w:numPr>
      </w:pPr>
      <w:r>
        <w:t>Initiate diuretic therapy for CVP &gt; 14, PCWP &gt;18, PAD &gt; 25</w:t>
      </w:r>
    </w:p>
    <w:p w14:paraId="02FDC8C9" w14:textId="77777777" w:rsidR="00327D66" w:rsidRDefault="00C932BA">
      <w:pPr>
        <w:numPr>
          <w:ilvl w:val="3"/>
          <w:numId w:val="4"/>
        </w:numPr>
      </w:pPr>
      <w:r>
        <w:t xml:space="preserve">Initiate inotropic support: </w:t>
      </w:r>
    </w:p>
    <w:p w14:paraId="5D0C75EC" w14:textId="77777777" w:rsidR="00327D66" w:rsidRDefault="00C932BA">
      <w:pPr>
        <w:numPr>
          <w:ilvl w:val="4"/>
          <w:numId w:val="4"/>
        </w:numPr>
      </w:pPr>
      <w:r>
        <w:t xml:space="preserve">Dobutamine </w:t>
      </w:r>
      <w:proofErr w:type="spellStart"/>
      <w:r>
        <w:t>gtt</w:t>
      </w:r>
      <w:proofErr w:type="spellEnd"/>
      <w:r>
        <w:t xml:space="preserve"> for SCvO2 &lt; 60%, CI &lt; 2.2 and MAP &gt; 65.  Start at 2mcg/kg/min. Up-titrate by 1-2mcg/kg/min ev</w:t>
      </w:r>
      <w:r>
        <w:t>ery 30-60 minutes for goal parameters. Alternative strategies should be considered once dose exceeds 5mcg/kg/min.  Maximum dose is 10mcg/kg/min.</w:t>
      </w:r>
    </w:p>
    <w:p w14:paraId="4214D3B3" w14:textId="77777777" w:rsidR="00327D66" w:rsidRDefault="00C932BA">
      <w:pPr>
        <w:numPr>
          <w:ilvl w:val="3"/>
          <w:numId w:val="4"/>
        </w:numPr>
        <w:spacing w:line="256" w:lineRule="auto"/>
      </w:pPr>
      <w:r>
        <w:t>Ensure negative inotropes such as beta blockers, calcium channel blockers and antihypertensives are discontinue</w:t>
      </w:r>
      <w:r>
        <w:t>d.</w:t>
      </w:r>
    </w:p>
    <w:p w14:paraId="340A5943" w14:textId="77777777" w:rsidR="00327D66" w:rsidRDefault="00C932BA">
      <w:pPr>
        <w:numPr>
          <w:ilvl w:val="1"/>
          <w:numId w:val="4"/>
        </w:numPr>
        <w:rPr>
          <w:b/>
        </w:rPr>
      </w:pPr>
      <w:r>
        <w:rPr>
          <w:b/>
        </w:rPr>
        <w:t>Candidacy for Mechanical Support</w:t>
      </w:r>
    </w:p>
    <w:p w14:paraId="0C0F3403" w14:textId="77777777" w:rsidR="00327D66" w:rsidRDefault="00C932BA">
      <w:pPr>
        <w:numPr>
          <w:ilvl w:val="2"/>
          <w:numId w:val="4"/>
        </w:numPr>
      </w:pPr>
      <w:r>
        <w:t>The benefit of Mechanical Support in COVID-19 is not yet clear. In one study of patients with severe COVID-19, five (83%) of six patients receiving ECMO died (</w:t>
      </w:r>
      <w:hyperlink r:id="rId338">
        <w:r>
          <w:rPr>
            <w:color w:val="1155CC"/>
            <w:u w:val="single"/>
          </w:rPr>
          <w:t xml:space="preserve">Yang et al, </w:t>
        </w:r>
      </w:hyperlink>
      <w:hyperlink r:id="rId339">
        <w:r>
          <w:rPr>
            <w:i/>
            <w:color w:val="1155CC"/>
            <w:u w:val="single"/>
          </w:rPr>
          <w:t>Lancet Respir Med</w:t>
        </w:r>
      </w:hyperlink>
      <w:hyperlink r:id="rId340">
        <w:r>
          <w:rPr>
            <w:color w:val="1155CC"/>
            <w:u w:val="single"/>
          </w:rPr>
          <w:t>, 2020</w:t>
        </w:r>
      </w:hyperlink>
      <w:r>
        <w:t>). There is concern that the further decrease of lymphocytes from ECMO could contribute to hi</w:t>
      </w:r>
      <w:r>
        <w:t>gher mortality. However, this is a very small study and more information is needed.</w:t>
      </w:r>
    </w:p>
    <w:p w14:paraId="3E4B144F" w14:textId="77777777" w:rsidR="00327D66" w:rsidRDefault="00C932BA">
      <w:pPr>
        <w:numPr>
          <w:ilvl w:val="2"/>
          <w:numId w:val="4"/>
        </w:numPr>
        <w:spacing w:line="256" w:lineRule="auto"/>
      </w:pPr>
      <w:r>
        <w:t>Patients who experience the following should prompt an immediate call to the cardiovascular medicine consult service for consideration of mechanical support:</w:t>
      </w:r>
    </w:p>
    <w:p w14:paraId="6156DD89" w14:textId="77777777" w:rsidR="00327D66" w:rsidRDefault="00C932BA">
      <w:pPr>
        <w:numPr>
          <w:ilvl w:val="3"/>
          <w:numId w:val="4"/>
        </w:numPr>
        <w:spacing w:line="256" w:lineRule="auto"/>
      </w:pPr>
      <w:r>
        <w:t xml:space="preserve">Dobutamine </w:t>
      </w:r>
      <w:proofErr w:type="spellStart"/>
      <w:r>
        <w:t>gtt</w:t>
      </w:r>
      <w:proofErr w:type="spellEnd"/>
      <w:r>
        <w:t xml:space="preserve"> at 5mcg/kg/min (or unable to tolerate dobutamine due to tachyarrhythmias) and SCVO2 &lt; 60% or CI &lt; 2.2</w:t>
      </w:r>
    </w:p>
    <w:p w14:paraId="5C7DAB82" w14:textId="77777777" w:rsidR="00327D66" w:rsidRDefault="00C932BA">
      <w:pPr>
        <w:numPr>
          <w:ilvl w:val="3"/>
          <w:numId w:val="4"/>
        </w:numPr>
        <w:spacing w:line="256" w:lineRule="auto"/>
      </w:pPr>
      <w:r>
        <w:t xml:space="preserve">Lactate &gt; 4 after medical therapy </w:t>
      </w:r>
    </w:p>
    <w:p w14:paraId="5C2972CA" w14:textId="77777777" w:rsidR="00327D66" w:rsidRDefault="00C932BA">
      <w:pPr>
        <w:numPr>
          <w:ilvl w:val="2"/>
          <w:numId w:val="4"/>
        </w:numPr>
      </w:pPr>
      <w:r>
        <w:t xml:space="preserve">The criteria for ECMO and other mechanical cardiovascular support </w:t>
      </w:r>
      <w:proofErr w:type="gramStart"/>
      <w:r>
        <w:t>varies</w:t>
      </w:r>
      <w:proofErr w:type="gramEnd"/>
      <w:r>
        <w:t xml:space="preserve"> among centers and are difficult to develop un</w:t>
      </w:r>
      <w:r>
        <w:t xml:space="preserve">der typical circumstances. The unclear trajectory of the COVID-19 pandemic makes these evaluations even more difficult. Please refer to the separate BWH ECMO and Cardiovascular Medicine guidelines which are in development. </w:t>
      </w:r>
    </w:p>
    <w:p w14:paraId="3D25A40C" w14:textId="77777777" w:rsidR="00327D66" w:rsidRDefault="00327D66">
      <w:pPr>
        <w:ind w:left="2160"/>
      </w:pPr>
    </w:p>
    <w:p w14:paraId="68133314" w14:textId="77777777" w:rsidR="00327D66" w:rsidRDefault="00C932BA">
      <w:pPr>
        <w:ind w:left="2160"/>
      </w:pPr>
      <w:r>
        <w:t xml:space="preserve">The following does not reflect </w:t>
      </w:r>
      <w:r>
        <w:t xml:space="preserve">the recommendation of the BWH ECMO and Cardiovascular services. However, for the purposes of general education, a </w:t>
      </w:r>
      <w:r>
        <w:rPr>
          <w:color w:val="FF0000"/>
        </w:rPr>
        <w:t>hypothetical</w:t>
      </w:r>
      <w:r>
        <w:t xml:space="preserve"> set of</w:t>
      </w:r>
      <w:r>
        <w:rPr>
          <w:u w:val="single"/>
        </w:rPr>
        <w:t xml:space="preserve"> inclusion criteria</w:t>
      </w:r>
      <w:r>
        <w:t xml:space="preserve"> for ECMO or MCS could cover: </w:t>
      </w:r>
    </w:p>
    <w:p w14:paraId="439B747C" w14:textId="77777777" w:rsidR="00327D66" w:rsidRDefault="00C932BA">
      <w:pPr>
        <w:numPr>
          <w:ilvl w:val="3"/>
          <w:numId w:val="4"/>
        </w:numPr>
        <w:ind w:left="3600"/>
      </w:pPr>
      <w:r>
        <w:t xml:space="preserve">Younger age </w:t>
      </w:r>
    </w:p>
    <w:p w14:paraId="3DD09A4E" w14:textId="77777777" w:rsidR="00327D66" w:rsidRDefault="00C932BA">
      <w:pPr>
        <w:numPr>
          <w:ilvl w:val="3"/>
          <w:numId w:val="4"/>
        </w:numPr>
        <w:ind w:left="3600"/>
      </w:pPr>
      <w:r>
        <w:t>Expected life expectancy &gt;6 months pre-hospitalization</w:t>
      </w:r>
    </w:p>
    <w:p w14:paraId="06BC7356" w14:textId="77777777" w:rsidR="00327D66" w:rsidRDefault="00C932BA">
      <w:pPr>
        <w:numPr>
          <w:ilvl w:val="3"/>
          <w:numId w:val="4"/>
        </w:numPr>
        <w:ind w:left="3600"/>
      </w:pPr>
      <w:r>
        <w:t>No ev</w:t>
      </w:r>
      <w:r>
        <w:t>idence of solid or liquid malignancy</w:t>
      </w:r>
    </w:p>
    <w:p w14:paraId="06A16B49" w14:textId="77777777" w:rsidR="00327D66" w:rsidRDefault="00C932BA">
      <w:pPr>
        <w:numPr>
          <w:ilvl w:val="3"/>
          <w:numId w:val="4"/>
        </w:numPr>
        <w:ind w:left="3600"/>
      </w:pPr>
      <w:r>
        <w:t>Able to tolerate anticoagulation</w:t>
      </w:r>
    </w:p>
    <w:p w14:paraId="799D761B" w14:textId="77777777" w:rsidR="00327D66" w:rsidRDefault="00C932BA">
      <w:pPr>
        <w:numPr>
          <w:ilvl w:val="3"/>
          <w:numId w:val="4"/>
        </w:numPr>
        <w:ind w:left="3600"/>
      </w:pPr>
      <w:r>
        <w:t>Platelets &gt;50,000</w:t>
      </w:r>
    </w:p>
    <w:p w14:paraId="28C8D88E" w14:textId="77777777" w:rsidR="00327D66" w:rsidRDefault="00C932BA">
      <w:pPr>
        <w:numPr>
          <w:ilvl w:val="3"/>
          <w:numId w:val="4"/>
        </w:numPr>
        <w:ind w:left="3600"/>
      </w:pPr>
      <w:r>
        <w:t>Absence of severe peripheral arterial disease</w:t>
      </w:r>
    </w:p>
    <w:p w14:paraId="3C28850C" w14:textId="77777777" w:rsidR="00327D66" w:rsidRDefault="00C932BA">
      <w:pPr>
        <w:numPr>
          <w:ilvl w:val="3"/>
          <w:numId w:val="4"/>
        </w:numPr>
        <w:ind w:left="3600"/>
      </w:pPr>
      <w:r>
        <w:t>No evidence of irreversible neurological injury</w:t>
      </w:r>
    </w:p>
    <w:p w14:paraId="7984DF71" w14:textId="77777777" w:rsidR="00327D66" w:rsidRDefault="00C932BA">
      <w:pPr>
        <w:numPr>
          <w:ilvl w:val="3"/>
          <w:numId w:val="4"/>
        </w:numPr>
        <w:ind w:left="3600"/>
      </w:pPr>
      <w:r>
        <w:t>Able to perform ADLs at baseline prior to illness</w:t>
      </w:r>
    </w:p>
    <w:p w14:paraId="797CFA31" w14:textId="77777777" w:rsidR="00327D66" w:rsidRDefault="00C932BA">
      <w:pPr>
        <w:numPr>
          <w:ilvl w:val="3"/>
          <w:numId w:val="4"/>
        </w:numPr>
        <w:ind w:left="3600"/>
      </w:pPr>
      <w:r>
        <w:t>Cannot have profound res</w:t>
      </w:r>
      <w:r>
        <w:t xml:space="preserve">piratory failure (defined as requiring prone ventilation at time of consult for MCS or </w:t>
      </w:r>
      <w:r>
        <w:lastRenderedPageBreak/>
        <w:t>having PaO2:FiO2 ratio &lt; 150) (for MCS other than ECMO)</w:t>
      </w:r>
    </w:p>
    <w:p w14:paraId="4A972BA7" w14:textId="77777777" w:rsidR="00327D66" w:rsidRDefault="00327D66">
      <w:pPr>
        <w:ind w:left="3600"/>
      </w:pPr>
    </w:p>
    <w:p w14:paraId="24727744" w14:textId="77777777" w:rsidR="00327D66" w:rsidRDefault="00C932BA">
      <w:pPr>
        <w:pStyle w:val="Heading2"/>
        <w:numPr>
          <w:ilvl w:val="0"/>
          <w:numId w:val="4"/>
        </w:numPr>
        <w:spacing w:after="0"/>
      </w:pPr>
      <w:bookmarkStart w:id="62" w:name="_7i62kagnynf0" w:colFirst="0" w:colLast="0"/>
      <w:bookmarkEnd w:id="62"/>
      <w:r>
        <w:t xml:space="preserve"> Cytokine Activation Syndrome</w:t>
      </w:r>
    </w:p>
    <w:p w14:paraId="56563E20" w14:textId="77777777" w:rsidR="00327D66" w:rsidRDefault="00C932BA">
      <w:pPr>
        <w:numPr>
          <w:ilvl w:val="1"/>
          <w:numId w:val="4"/>
        </w:numPr>
        <w:rPr>
          <w:b/>
        </w:rPr>
      </w:pPr>
      <w:r>
        <w:rPr>
          <w:b/>
        </w:rPr>
        <w:t>Incidence:</w:t>
      </w:r>
    </w:p>
    <w:p w14:paraId="459A23F9" w14:textId="77777777" w:rsidR="00327D66" w:rsidRDefault="00C932BA">
      <w:pPr>
        <w:numPr>
          <w:ilvl w:val="2"/>
          <w:numId w:val="4"/>
        </w:numPr>
      </w:pPr>
      <w:r>
        <w:t>A subgroup of patients with severe COVID-19 may have cytokine storm syndrome and secondary HLH (</w:t>
      </w:r>
      <w:hyperlink r:id="rId341">
        <w:r>
          <w:rPr>
            <w:color w:val="1155CC"/>
            <w:u w:val="single"/>
          </w:rPr>
          <w:t>Mehta et al</w:t>
        </w:r>
      </w:hyperlink>
      <w:hyperlink r:id="rId342">
        <w:r>
          <w:rPr>
            <w:i/>
            <w:color w:val="1155CC"/>
            <w:u w:val="single"/>
          </w:rPr>
          <w:t xml:space="preserve">, Lancet, </w:t>
        </w:r>
      </w:hyperlink>
      <w:hyperlink r:id="rId343">
        <w:r>
          <w:rPr>
            <w:color w:val="1155CC"/>
            <w:u w:val="single"/>
          </w:rPr>
          <w:t>2020</w:t>
        </w:r>
      </w:hyperlink>
      <w:r>
        <w:t>). Patients who had cytokine storm developed rapid progression to ARDS, shock, and multiorgan failure (</w:t>
      </w:r>
      <w:hyperlink r:id="rId344">
        <w:r>
          <w:rPr>
            <w:color w:val="1155CC"/>
            <w:u w:val="single"/>
          </w:rPr>
          <w:t>Chen et al</w:t>
        </w:r>
      </w:hyperlink>
      <w:hyperlink r:id="rId345">
        <w:r>
          <w:rPr>
            <w:i/>
            <w:color w:val="1155CC"/>
            <w:u w:val="single"/>
          </w:rPr>
          <w:t xml:space="preserve">, Lancet, </w:t>
        </w:r>
      </w:hyperlink>
      <w:hyperlink r:id="rId346">
        <w:r>
          <w:rPr>
            <w:color w:val="1155CC"/>
            <w:u w:val="single"/>
          </w:rPr>
          <w:t>2020</w:t>
        </w:r>
      </w:hyperlink>
      <w:r>
        <w:t>)</w:t>
      </w:r>
    </w:p>
    <w:p w14:paraId="4562D2D6" w14:textId="77777777" w:rsidR="00327D66" w:rsidRDefault="00C932BA">
      <w:pPr>
        <w:numPr>
          <w:ilvl w:val="1"/>
          <w:numId w:val="4"/>
        </w:numPr>
        <w:rPr>
          <w:b/>
        </w:rPr>
      </w:pPr>
      <w:r>
        <w:rPr>
          <w:b/>
        </w:rPr>
        <w:t xml:space="preserve">Pathophysiology: </w:t>
      </w:r>
    </w:p>
    <w:p w14:paraId="7B3F2B3D" w14:textId="77777777" w:rsidR="00327D66" w:rsidRDefault="00C932BA">
      <w:pPr>
        <w:numPr>
          <w:ilvl w:val="2"/>
          <w:numId w:val="4"/>
        </w:numPr>
      </w:pPr>
      <w:r>
        <w:t>Neutrophil activation likely contributes to the pathogenesis of cytokine storm and ARDS (</w:t>
      </w:r>
      <w:hyperlink r:id="rId347">
        <w:r>
          <w:rPr>
            <w:color w:val="1155CC"/>
            <w:u w:val="single"/>
          </w:rPr>
          <w:t>Wu et al</w:t>
        </w:r>
      </w:hyperlink>
      <w:hyperlink r:id="rId348">
        <w:r>
          <w:rPr>
            <w:i/>
            <w:color w:val="1155CC"/>
            <w:u w:val="single"/>
          </w:rPr>
          <w:t xml:space="preserve">, JAMA Intern Med, </w:t>
        </w:r>
      </w:hyperlink>
      <w:hyperlink r:id="rId349">
        <w:r>
          <w:rPr>
            <w:color w:val="1155CC"/>
            <w:u w:val="single"/>
          </w:rPr>
          <w:t>2020</w:t>
        </w:r>
      </w:hyperlink>
      <w:r>
        <w:t>).</w:t>
      </w:r>
      <w:r>
        <w:rPr>
          <w:vertAlign w:val="superscript"/>
        </w:rPr>
        <w:t xml:space="preserve"> </w:t>
      </w:r>
      <w:hyperlink r:id="rId350">
        <w:r>
          <w:rPr>
            <w:color w:val="1155CC"/>
            <w:u w:val="single"/>
          </w:rPr>
          <w:t xml:space="preserve">Wu </w:t>
        </w:r>
        <w:r>
          <w:rPr>
            <w:color w:val="1155CC"/>
            <w:u w:val="single"/>
          </w:rPr>
          <w:t>et al</w:t>
        </w:r>
      </w:hyperlink>
      <w:r>
        <w:t xml:space="preserve"> found that COVID-19 confirmed patients with ARDS have higher neutrophil counts, average 7.04 (95% CI: 3.98 to 10.12) vs. those without ARDS, average 3.06 (2.03 to 5.56) </w:t>
      </w:r>
    </w:p>
    <w:p w14:paraId="416AB8A6" w14:textId="77777777" w:rsidR="00327D66" w:rsidRDefault="00C932BA">
      <w:pPr>
        <w:numPr>
          <w:ilvl w:val="2"/>
          <w:numId w:val="4"/>
        </w:numPr>
      </w:pPr>
      <w:r>
        <w:t>Similar patterns of cytokine storm and ARDS have been seen with SARS, MERS (</w:t>
      </w:r>
      <w:hyperlink r:id="rId351">
        <w:r>
          <w:rPr>
            <w:color w:val="1155CC"/>
            <w:u w:val="single"/>
          </w:rPr>
          <w:t>Kim et al</w:t>
        </w:r>
      </w:hyperlink>
      <w:hyperlink r:id="rId352">
        <w:r>
          <w:rPr>
            <w:i/>
            <w:color w:val="1155CC"/>
            <w:u w:val="single"/>
          </w:rPr>
          <w:t xml:space="preserve">, J Korean Med Sci, </w:t>
        </w:r>
      </w:hyperlink>
      <w:hyperlink r:id="rId353">
        <w:r>
          <w:rPr>
            <w:color w:val="1155CC"/>
            <w:u w:val="single"/>
          </w:rPr>
          <w:t>2016</w:t>
        </w:r>
      </w:hyperlink>
      <w:r>
        <w:t>)</w:t>
      </w:r>
    </w:p>
    <w:p w14:paraId="363A8AF4" w14:textId="77777777" w:rsidR="00327D66" w:rsidRDefault="00C932BA">
      <w:pPr>
        <w:numPr>
          <w:ilvl w:val="2"/>
          <w:numId w:val="4"/>
        </w:numPr>
      </w:pPr>
      <w:r>
        <w:t>Other studies have suggested that in</w:t>
      </w:r>
      <w:r>
        <w:t>creased proinflammatory cytokines in the serum are associated with pulmonary injury in SARS, MERS, and COVID-19 (</w:t>
      </w:r>
      <w:hyperlink r:id="rId354">
        <w:r>
          <w:rPr>
            <w:color w:val="1155CC"/>
            <w:u w:val="single"/>
          </w:rPr>
          <w:t>Wong et al</w:t>
        </w:r>
      </w:hyperlink>
      <w:hyperlink r:id="rId355">
        <w:r>
          <w:rPr>
            <w:i/>
            <w:color w:val="1155CC"/>
            <w:u w:val="single"/>
          </w:rPr>
          <w:t xml:space="preserve">, Clin </w:t>
        </w:r>
        <w:r>
          <w:rPr>
            <w:i/>
            <w:color w:val="1155CC"/>
            <w:u w:val="single"/>
          </w:rPr>
          <w:t xml:space="preserve">Exp Immunol, </w:t>
        </w:r>
      </w:hyperlink>
      <w:hyperlink r:id="rId356">
        <w:r>
          <w:rPr>
            <w:color w:val="1155CC"/>
            <w:u w:val="single"/>
          </w:rPr>
          <w:t>2004</w:t>
        </w:r>
      </w:hyperlink>
      <w:r>
        <w:t xml:space="preserve">) </w:t>
      </w:r>
    </w:p>
    <w:p w14:paraId="7EF17386" w14:textId="77777777" w:rsidR="00327D66" w:rsidRDefault="00C932BA">
      <w:pPr>
        <w:numPr>
          <w:ilvl w:val="1"/>
          <w:numId w:val="4"/>
        </w:numPr>
        <w:rPr>
          <w:b/>
        </w:rPr>
      </w:pPr>
      <w:r>
        <w:rPr>
          <w:b/>
        </w:rPr>
        <w:t>Workup:</w:t>
      </w:r>
    </w:p>
    <w:p w14:paraId="0FE9E76D" w14:textId="77777777" w:rsidR="00327D66" w:rsidRDefault="00C932BA">
      <w:pPr>
        <w:numPr>
          <w:ilvl w:val="2"/>
          <w:numId w:val="4"/>
        </w:numPr>
      </w:pPr>
      <w:r>
        <w:t>Suspect if clinical deterioration with shock and multiorgan failure</w:t>
      </w:r>
    </w:p>
    <w:p w14:paraId="1B5FEAEF" w14:textId="77777777" w:rsidR="00327D66" w:rsidRDefault="00C932BA">
      <w:pPr>
        <w:numPr>
          <w:ilvl w:val="2"/>
          <w:numId w:val="4"/>
        </w:numPr>
      </w:pPr>
      <w:r>
        <w:t>CBC with diff, PT/INR, PTT, fibrinogen, d-dimer, ferritin, liver function test, triglycerides, c-reactive protein (CRP) (</w:t>
      </w:r>
      <w:proofErr w:type="spellStart"/>
      <w:r>
        <w:fldChar w:fldCharType="begin"/>
      </w:r>
      <w:r>
        <w:instrText xml:space="preserve"> HYPERLINK "http://www.ncbi.nlm.nih.gov/pubmed/32125452"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357">
        <w:r>
          <w:rPr>
            <w:i/>
            <w:color w:val="1155CC"/>
            <w:u w:val="single"/>
          </w:rPr>
          <w:t>Intensive Care Med</w:t>
        </w:r>
      </w:hyperlink>
      <w:hyperlink r:id="rId358">
        <w:r>
          <w:rPr>
            <w:color w:val="1155CC"/>
            <w:u w:val="single"/>
          </w:rPr>
          <w:t>, 2020</w:t>
        </w:r>
      </w:hyperlink>
      <w:r>
        <w:t>)</w:t>
      </w:r>
    </w:p>
    <w:p w14:paraId="49C49E5A" w14:textId="77777777" w:rsidR="00327D66" w:rsidRDefault="00C932BA">
      <w:pPr>
        <w:numPr>
          <w:ilvl w:val="3"/>
          <w:numId w:val="4"/>
        </w:numPr>
      </w:pPr>
      <w:r>
        <w:t>CRP seems to correlate with disease severity and prognosis of COVID-19 (</w:t>
      </w:r>
      <w:proofErr w:type="spellStart"/>
      <w:r>
        <w:fldChar w:fldCharType="begin"/>
      </w:r>
      <w:r>
        <w:instrText xml:space="preserve"> HYPERLINK "http://www.ncbi.nlm.nih.gov/pubmed/32125452" \h </w:instrText>
      </w:r>
      <w:r>
        <w:fldChar w:fldCharType="separate"/>
      </w:r>
      <w:r>
        <w:rPr>
          <w:color w:val="1155CC"/>
          <w:u w:val="single"/>
        </w:rPr>
        <w:t>Ruan</w:t>
      </w:r>
      <w:proofErr w:type="spellEnd"/>
      <w:r>
        <w:rPr>
          <w:color w:val="1155CC"/>
          <w:u w:val="single"/>
        </w:rPr>
        <w:t xml:space="preserve"> et al, </w:t>
      </w:r>
      <w:r>
        <w:rPr>
          <w:color w:val="1155CC"/>
          <w:u w:val="single"/>
        </w:rPr>
        <w:fldChar w:fldCharType="end"/>
      </w:r>
      <w:hyperlink r:id="rId359">
        <w:r>
          <w:rPr>
            <w:i/>
            <w:color w:val="1155CC"/>
            <w:u w:val="single"/>
          </w:rPr>
          <w:t>Intensive Care Med</w:t>
        </w:r>
      </w:hyperlink>
      <w:hyperlink r:id="rId360">
        <w:r>
          <w:rPr>
            <w:color w:val="1155CC"/>
            <w:u w:val="single"/>
          </w:rPr>
          <w:t>, 2020</w:t>
        </w:r>
      </w:hyperlink>
      <w:r>
        <w:t>;</w:t>
      </w:r>
      <w:r>
        <w:rPr>
          <w:i/>
        </w:rPr>
        <w:t xml:space="preserve"> </w:t>
      </w:r>
      <w:hyperlink r:id="rId361">
        <w:r>
          <w:rPr>
            <w:color w:val="1155CC"/>
            <w:u w:val="single"/>
          </w:rPr>
          <w:t>Young et al</w:t>
        </w:r>
      </w:hyperlink>
      <w:hyperlink r:id="rId362">
        <w:r>
          <w:rPr>
            <w:i/>
            <w:color w:val="1155CC"/>
            <w:u w:val="single"/>
          </w:rPr>
          <w:t xml:space="preserve">, JAMA, </w:t>
        </w:r>
      </w:hyperlink>
      <w:hyperlink r:id="rId363">
        <w:r>
          <w:rPr>
            <w:color w:val="1155CC"/>
            <w:u w:val="single"/>
          </w:rPr>
          <w:t>2020</w:t>
        </w:r>
      </w:hyperlink>
      <w:r>
        <w:t>)</w:t>
      </w:r>
    </w:p>
    <w:p w14:paraId="16FBC022" w14:textId="77777777" w:rsidR="00327D66" w:rsidRDefault="00C932BA">
      <w:pPr>
        <w:numPr>
          <w:ilvl w:val="3"/>
          <w:numId w:val="4"/>
        </w:numPr>
      </w:pPr>
      <w:r>
        <w:t xml:space="preserve">An </w:t>
      </w:r>
      <w:proofErr w:type="spellStart"/>
      <w:r>
        <w:t>HScore</w:t>
      </w:r>
      <w:proofErr w:type="spellEnd"/>
      <w:r>
        <w:t xml:space="preserve"> (</w:t>
      </w:r>
      <w:proofErr w:type="spellStart"/>
      <w:r>
        <w:fldChar w:fldCharType="begin"/>
      </w:r>
      <w:r>
        <w:instrText xml:space="preserve"> HYPERLINK "http://www.mdcalc.com/hscore-reactive-hemophagocytic-syndrome" \h </w:instrText>
      </w:r>
      <w:r>
        <w:fldChar w:fldCharType="separate"/>
      </w:r>
      <w:r>
        <w:rPr>
          <w:color w:val="1155CC"/>
          <w:u w:val="single"/>
        </w:rPr>
        <w:t>MDcalc</w:t>
      </w:r>
      <w:proofErr w:type="spellEnd"/>
      <w:r>
        <w:rPr>
          <w:color w:val="1155CC"/>
          <w:u w:val="single"/>
        </w:rPr>
        <w:t xml:space="preserve"> online calculator</w:t>
      </w:r>
      <w:r>
        <w:rPr>
          <w:color w:val="1155CC"/>
          <w:u w:val="single"/>
        </w:rPr>
        <w:fldChar w:fldCharType="end"/>
      </w:r>
      <w:r>
        <w:t xml:space="preserve">) may be helpful in estimating the probability </w:t>
      </w:r>
      <w:r>
        <w:t>of secondary HLH in these patients</w:t>
      </w:r>
      <w:r>
        <w:rPr>
          <w:vertAlign w:val="superscript"/>
        </w:rPr>
        <w:t xml:space="preserve"> </w:t>
      </w:r>
    </w:p>
    <w:p w14:paraId="53069F3C" w14:textId="77777777" w:rsidR="00327D66" w:rsidRDefault="00C932BA">
      <w:pPr>
        <w:numPr>
          <w:ilvl w:val="1"/>
          <w:numId w:val="4"/>
        </w:numPr>
        <w:rPr>
          <w:b/>
        </w:rPr>
      </w:pPr>
      <w:r>
        <w:rPr>
          <w:b/>
        </w:rPr>
        <w:t xml:space="preserve">Management: </w:t>
      </w:r>
    </w:p>
    <w:p w14:paraId="40179431" w14:textId="77777777" w:rsidR="00327D66" w:rsidRDefault="00C932BA">
      <w:pPr>
        <w:numPr>
          <w:ilvl w:val="2"/>
          <w:numId w:val="4"/>
        </w:numPr>
      </w:pPr>
      <w:r>
        <w:t xml:space="preserve">If high suspicion, discuss with ID about the use of IVIG, steroids, cytokine blockade, particularly IL-6 pathway and perhaps IL-1 (see </w:t>
      </w:r>
      <w:hyperlink w:anchor="_m6l0vgre9d0s">
        <w:r>
          <w:rPr>
            <w:color w:val="1155CC"/>
            <w:u w:val="single"/>
          </w:rPr>
          <w:t>“Anti-IL6 Agents” section</w:t>
        </w:r>
      </w:hyperlink>
      <w:r>
        <w:t xml:space="preserve"> within </w:t>
      </w:r>
      <w:hyperlink w:anchor="_kx686gedgtzg">
        <w:r>
          <w:rPr>
            <w:color w:val="1155CC"/>
            <w:u w:val="single"/>
          </w:rPr>
          <w:t>“COVID-19 Therapies and Clinical Trials” chapter</w:t>
        </w:r>
      </w:hyperlink>
      <w:r>
        <w:t>). While steroids have been implicated with worse lung injury and outcomes, they may be beneficial in the hyperinflammatory state.</w:t>
      </w:r>
    </w:p>
    <w:p w14:paraId="639CFC02" w14:textId="77777777" w:rsidR="00327D66" w:rsidRDefault="00C932BA">
      <w:pPr>
        <w:pStyle w:val="Heading1"/>
      </w:pPr>
      <w:bookmarkStart w:id="63" w:name="_seed3un818uj" w:colFirst="0" w:colLast="0"/>
      <w:bookmarkEnd w:id="63"/>
      <w:r>
        <w:t>Chapter 6: Cardiac Arrest</w:t>
      </w:r>
    </w:p>
    <w:p w14:paraId="187CBB43" w14:textId="77777777" w:rsidR="00327D66" w:rsidRDefault="00C932BA">
      <w:pPr>
        <w:pStyle w:val="Heading2"/>
        <w:numPr>
          <w:ilvl w:val="0"/>
          <w:numId w:val="9"/>
        </w:numPr>
        <w:spacing w:after="0" w:line="240" w:lineRule="auto"/>
      </w:pPr>
      <w:bookmarkStart w:id="64" w:name="_ipfys4gecnv0" w:colFirst="0" w:colLast="0"/>
      <w:bookmarkEnd w:id="64"/>
      <w:r>
        <w:t>Management of Card</w:t>
      </w:r>
      <w:r>
        <w:t>iac Arrest</w:t>
      </w:r>
    </w:p>
    <w:p w14:paraId="0428A75A" w14:textId="77777777" w:rsidR="00327D66" w:rsidRDefault="00C932BA">
      <w:pPr>
        <w:numPr>
          <w:ilvl w:val="1"/>
          <w:numId w:val="9"/>
        </w:numPr>
        <w:spacing w:line="240" w:lineRule="auto"/>
        <w:rPr>
          <w:b/>
        </w:rPr>
      </w:pPr>
      <w:r>
        <w:rPr>
          <w:b/>
        </w:rPr>
        <w:t>Early goals of care conversations are imperative.</w:t>
      </w:r>
    </w:p>
    <w:p w14:paraId="26A8C90A" w14:textId="77777777" w:rsidR="00327D66" w:rsidRDefault="00C932BA">
      <w:pPr>
        <w:numPr>
          <w:ilvl w:val="2"/>
          <w:numId w:val="9"/>
        </w:numPr>
        <w:spacing w:line="240" w:lineRule="auto"/>
      </w:pPr>
      <w:r>
        <w:lastRenderedPageBreak/>
        <w:t>The aim is to avoid unnecessary codes in patients without a reversible underlying condition.</w:t>
      </w:r>
    </w:p>
    <w:p w14:paraId="343557F4" w14:textId="77777777" w:rsidR="00327D66" w:rsidRDefault="00C932BA">
      <w:pPr>
        <w:numPr>
          <w:ilvl w:val="1"/>
          <w:numId w:val="9"/>
        </w:numPr>
        <w:spacing w:line="240" w:lineRule="auto"/>
        <w:rPr>
          <w:b/>
        </w:rPr>
      </w:pPr>
      <w:r>
        <w:rPr>
          <w:b/>
        </w:rPr>
        <w:t xml:space="preserve">Health care workers should be protected in code situations: </w:t>
      </w:r>
    </w:p>
    <w:p w14:paraId="7D7C04E0" w14:textId="77777777" w:rsidR="00327D66" w:rsidRDefault="00C932BA">
      <w:pPr>
        <w:numPr>
          <w:ilvl w:val="2"/>
          <w:numId w:val="9"/>
        </w:numPr>
        <w:spacing w:line="240" w:lineRule="auto"/>
      </w:pPr>
      <w:r>
        <w:t>PPE should be worn by all healthcare work</w:t>
      </w:r>
      <w:r>
        <w:t>ers, even if donning prolongs time the patient spends in a low-flow state during cardiac arrest.</w:t>
      </w:r>
    </w:p>
    <w:p w14:paraId="19D41265" w14:textId="77777777" w:rsidR="00327D66" w:rsidRDefault="00C932BA">
      <w:pPr>
        <w:numPr>
          <w:ilvl w:val="2"/>
          <w:numId w:val="9"/>
        </w:numPr>
        <w:spacing w:line="240" w:lineRule="auto"/>
      </w:pPr>
      <w:r>
        <w:t>Codes should be run with an automated compression device where available and minimal personnel.</w:t>
      </w:r>
    </w:p>
    <w:p w14:paraId="77D25A78" w14:textId="77777777" w:rsidR="00327D66" w:rsidRDefault="00C932BA">
      <w:pPr>
        <w:numPr>
          <w:ilvl w:val="1"/>
          <w:numId w:val="9"/>
        </w:numPr>
        <w:spacing w:line="240" w:lineRule="auto"/>
        <w:rPr>
          <w:b/>
        </w:rPr>
      </w:pPr>
      <w:r>
        <w:rPr>
          <w:b/>
        </w:rPr>
        <w:t>Full code guidelines are forthcoming and will be included here when available.</w:t>
      </w:r>
    </w:p>
    <w:p w14:paraId="5BE5AD1F" w14:textId="77777777" w:rsidR="00327D66" w:rsidRDefault="00327D66"/>
    <w:p w14:paraId="152F5E19" w14:textId="77777777" w:rsidR="00327D66" w:rsidRDefault="00C932BA">
      <w:pPr>
        <w:pStyle w:val="Heading1"/>
      </w:pPr>
      <w:bookmarkStart w:id="65" w:name="_dpcwiay8py7i" w:colFirst="0" w:colLast="0"/>
      <w:bookmarkEnd w:id="65"/>
      <w:r>
        <w:t>Chapter 7: Thrombotic and Coagulation Manifestations</w:t>
      </w:r>
    </w:p>
    <w:p w14:paraId="5539A4C5" w14:textId="77777777" w:rsidR="00327D66" w:rsidRDefault="00C932BA">
      <w:pPr>
        <w:pStyle w:val="Heading2"/>
        <w:numPr>
          <w:ilvl w:val="0"/>
          <w:numId w:val="17"/>
        </w:numPr>
        <w:spacing w:after="0"/>
      </w:pPr>
      <w:bookmarkStart w:id="66" w:name="_9wzf9ick65rt" w:colFirst="0" w:colLast="0"/>
      <w:bookmarkEnd w:id="66"/>
      <w:r>
        <w:t>Thrombotic Disease</w:t>
      </w:r>
    </w:p>
    <w:p w14:paraId="1F73028B" w14:textId="77777777" w:rsidR="00327D66" w:rsidRDefault="00C932BA">
      <w:pPr>
        <w:numPr>
          <w:ilvl w:val="1"/>
          <w:numId w:val="17"/>
        </w:numPr>
        <w:rPr>
          <w:b/>
        </w:rPr>
      </w:pPr>
      <w:r>
        <w:rPr>
          <w:b/>
        </w:rPr>
        <w:t>Incidence:</w:t>
      </w:r>
    </w:p>
    <w:p w14:paraId="1A355455" w14:textId="77777777" w:rsidR="00327D66" w:rsidRDefault="00C932BA">
      <w:pPr>
        <w:numPr>
          <w:ilvl w:val="2"/>
          <w:numId w:val="17"/>
        </w:numPr>
      </w:pPr>
      <w:r>
        <w:t>Unclear incidence, though case reports suggest there may be increased venous thromboembolism (VTE) in COVID-19 patients (</w:t>
      </w:r>
      <w:proofErr w:type="spellStart"/>
      <w:r>
        <w:fldChar w:fldCharType="begin"/>
      </w:r>
      <w:r>
        <w:instrText xml:space="preserve"> HYPERLINK "http://doi.org/10.1148/ryct.2020200067" \h </w:instrText>
      </w:r>
      <w:r>
        <w:fldChar w:fldCharType="separate"/>
      </w:r>
      <w:r>
        <w:rPr>
          <w:color w:val="1155CC"/>
          <w:u w:val="single"/>
        </w:rPr>
        <w:t>Xie</w:t>
      </w:r>
      <w:proofErr w:type="spellEnd"/>
      <w:r>
        <w:rPr>
          <w:color w:val="1155CC"/>
          <w:u w:val="single"/>
        </w:rPr>
        <w:t xml:space="preserve"> et al, </w:t>
      </w:r>
      <w:r>
        <w:rPr>
          <w:color w:val="1155CC"/>
          <w:u w:val="single"/>
        </w:rPr>
        <w:fldChar w:fldCharType="end"/>
      </w:r>
      <w:hyperlink r:id="rId364">
        <w:proofErr w:type="spellStart"/>
        <w:r>
          <w:rPr>
            <w:i/>
            <w:color w:val="1155CC"/>
            <w:u w:val="single"/>
          </w:rPr>
          <w:t>Radiol</w:t>
        </w:r>
        <w:proofErr w:type="spellEnd"/>
        <w:r>
          <w:rPr>
            <w:i/>
            <w:color w:val="1155CC"/>
            <w:u w:val="single"/>
          </w:rPr>
          <w:t xml:space="preserve"> C</w:t>
        </w:r>
        <w:r>
          <w:rPr>
            <w:i/>
            <w:color w:val="1155CC"/>
            <w:u w:val="single"/>
          </w:rPr>
          <w:t>ardiothoracic Imaging,</w:t>
        </w:r>
      </w:hyperlink>
      <w:hyperlink r:id="rId365">
        <w:r>
          <w:rPr>
            <w:color w:val="1155CC"/>
            <w:u w:val="single"/>
          </w:rPr>
          <w:t xml:space="preserve"> 2020</w:t>
        </w:r>
      </w:hyperlink>
      <w:r>
        <w:t>)</w:t>
      </w:r>
    </w:p>
    <w:p w14:paraId="0AF0FF73" w14:textId="77777777" w:rsidR="00327D66" w:rsidRDefault="00C932BA">
      <w:pPr>
        <w:numPr>
          <w:ilvl w:val="1"/>
          <w:numId w:val="17"/>
        </w:numPr>
        <w:rPr>
          <w:b/>
        </w:rPr>
      </w:pPr>
      <w:r>
        <w:rPr>
          <w:b/>
        </w:rPr>
        <w:t>Pathophysiology:</w:t>
      </w:r>
    </w:p>
    <w:p w14:paraId="5A848597" w14:textId="77777777" w:rsidR="00327D66" w:rsidRDefault="00C932BA">
      <w:pPr>
        <w:numPr>
          <w:ilvl w:val="2"/>
          <w:numId w:val="17"/>
        </w:numPr>
      </w:pPr>
      <w:r>
        <w:t>The mechanism for VTE are unknown and likely multifactorial:</w:t>
      </w:r>
    </w:p>
    <w:p w14:paraId="2905CF25" w14:textId="77777777" w:rsidR="00327D66" w:rsidRDefault="00C932BA">
      <w:pPr>
        <w:numPr>
          <w:ilvl w:val="3"/>
          <w:numId w:val="17"/>
        </w:numPr>
      </w:pPr>
      <w:r>
        <w:t>Systemic inflammatory response as seen in sepsis</w:t>
      </w:r>
    </w:p>
    <w:p w14:paraId="5EE87763" w14:textId="77777777" w:rsidR="00327D66" w:rsidRDefault="00C932BA">
      <w:pPr>
        <w:numPr>
          <w:ilvl w:val="3"/>
          <w:numId w:val="17"/>
        </w:numPr>
      </w:pPr>
      <w:r>
        <w:t>Stasis/critical illness</w:t>
      </w:r>
    </w:p>
    <w:p w14:paraId="1738EC9B" w14:textId="77777777" w:rsidR="00327D66" w:rsidRDefault="00C932BA">
      <w:pPr>
        <w:numPr>
          <w:ilvl w:val="3"/>
          <w:numId w:val="17"/>
        </w:numPr>
      </w:pPr>
      <w:r>
        <w:t>Possibly direct en</w:t>
      </w:r>
      <w:r>
        <w:t>dothelial damage from viral injury/ACE2 binding</w:t>
      </w:r>
    </w:p>
    <w:p w14:paraId="7DD9AF67" w14:textId="77777777" w:rsidR="00327D66" w:rsidRDefault="00C932BA">
      <w:pPr>
        <w:numPr>
          <w:ilvl w:val="2"/>
          <w:numId w:val="17"/>
        </w:numPr>
      </w:pPr>
      <w:r>
        <w:t>Colleagues from Wuhan have reported finding microthrombi in pulmonary vasculature on autopsy (</w:t>
      </w:r>
      <w:hyperlink r:id="rId366">
        <w:r>
          <w:rPr>
            <w:color w:val="1155CC"/>
            <w:u w:val="single"/>
          </w:rPr>
          <w:t xml:space="preserve">Luo et al, </w:t>
        </w:r>
      </w:hyperlink>
      <w:hyperlink r:id="rId367">
        <w:r>
          <w:rPr>
            <w:i/>
            <w:color w:val="1155CC"/>
            <w:u w:val="single"/>
          </w:rPr>
          <w:t>Preprints</w:t>
        </w:r>
      </w:hyperlink>
      <w:hyperlink r:id="rId368">
        <w:r>
          <w:rPr>
            <w:color w:val="1155CC"/>
            <w:u w:val="single"/>
          </w:rPr>
          <w:t>,</w:t>
        </w:r>
      </w:hyperlink>
      <w:hyperlink r:id="rId369">
        <w:r>
          <w:rPr>
            <w:color w:val="1155CC"/>
            <w:u w:val="single"/>
          </w:rPr>
          <w:t xml:space="preserve"> 2020 preprint</w:t>
        </w:r>
      </w:hyperlink>
      <w:r>
        <w:t>), which could contribute to local V/Q mismatch or hydr</w:t>
      </w:r>
      <w:r>
        <w:t xml:space="preserve">ostatic changes causing edema. </w:t>
      </w:r>
      <w:proofErr w:type="gramStart"/>
      <w:r>
        <w:t>However</w:t>
      </w:r>
      <w:proofErr w:type="gramEnd"/>
      <w:r>
        <w:t xml:space="preserve"> these mechanisms remain entirely hypothetical.</w:t>
      </w:r>
    </w:p>
    <w:p w14:paraId="232AEBFE" w14:textId="77777777" w:rsidR="00327D66" w:rsidRDefault="00C932BA">
      <w:pPr>
        <w:numPr>
          <w:ilvl w:val="2"/>
          <w:numId w:val="17"/>
        </w:numPr>
      </w:pPr>
      <w:r>
        <w:t xml:space="preserve">One theory: </w:t>
      </w:r>
      <w:r>
        <w:rPr>
          <w:highlight w:val="white"/>
        </w:rPr>
        <w:t>SARS-</w:t>
      </w:r>
      <w:proofErr w:type="spellStart"/>
      <w:r>
        <w:rPr>
          <w:highlight w:val="white"/>
        </w:rPr>
        <w:t>CoV</w:t>
      </w:r>
      <w:proofErr w:type="spellEnd"/>
      <w:r>
        <w:rPr>
          <w:highlight w:val="white"/>
        </w:rPr>
        <w:t xml:space="preserve"> Spike protein can be cleaved by </w:t>
      </w:r>
      <w:proofErr w:type="spellStart"/>
      <w:r>
        <w:rPr>
          <w:highlight w:val="white"/>
        </w:rPr>
        <w:t>FXa</w:t>
      </w:r>
      <w:proofErr w:type="spellEnd"/>
      <w:r>
        <w:rPr>
          <w:highlight w:val="white"/>
        </w:rPr>
        <w:t xml:space="preserve"> and </w:t>
      </w:r>
      <w:proofErr w:type="spellStart"/>
      <w:r>
        <w:rPr>
          <w:highlight w:val="white"/>
        </w:rPr>
        <w:t>FIIa</w:t>
      </w:r>
      <w:proofErr w:type="spellEnd"/>
      <w:r>
        <w:rPr>
          <w:highlight w:val="white"/>
        </w:rPr>
        <w:t>. Cleavage of the Spike protein activates it which promotes infectivity. By extension, it is hypothesized</w:t>
      </w:r>
      <w:r>
        <w:rPr>
          <w:highlight w:val="white"/>
        </w:rPr>
        <w:t xml:space="preserve"> that anticoagulation might inhibit SARS-CoV-2 replication</w:t>
      </w:r>
      <w:r>
        <w:t>. There is a small case series suggesting dipyridamole may be useful, though anticoagulation and antiplatelet agents require further investigation prior to being used therapeutically (</w:t>
      </w:r>
      <w:hyperlink r:id="rId370">
        <w:r>
          <w:rPr>
            <w:color w:val="1155CC"/>
            <w:u w:val="single"/>
          </w:rPr>
          <w:t xml:space="preserve">Liu et al, </w:t>
        </w:r>
      </w:hyperlink>
      <w:hyperlink r:id="rId371">
        <w:proofErr w:type="spellStart"/>
        <w:r>
          <w:rPr>
            <w:i/>
            <w:color w:val="1155CC"/>
            <w:u w:val="single"/>
          </w:rPr>
          <w:t>medRxiv</w:t>
        </w:r>
        <w:proofErr w:type="spellEnd"/>
        <w:r>
          <w:rPr>
            <w:i/>
            <w:color w:val="1155CC"/>
            <w:u w:val="single"/>
          </w:rPr>
          <w:t>,</w:t>
        </w:r>
      </w:hyperlink>
      <w:hyperlink r:id="rId372">
        <w:r>
          <w:rPr>
            <w:color w:val="1155CC"/>
            <w:u w:val="single"/>
          </w:rPr>
          <w:t xml:space="preserve"> 2020 preprint</w:t>
        </w:r>
      </w:hyperlink>
      <w:r>
        <w:t>).</w:t>
      </w:r>
    </w:p>
    <w:p w14:paraId="40AC4691" w14:textId="77777777" w:rsidR="00327D66" w:rsidRDefault="00C932BA">
      <w:pPr>
        <w:numPr>
          <w:ilvl w:val="1"/>
          <w:numId w:val="17"/>
        </w:numPr>
        <w:rPr>
          <w:b/>
        </w:rPr>
      </w:pPr>
      <w:r>
        <w:rPr>
          <w:b/>
        </w:rPr>
        <w:t>Management:</w:t>
      </w:r>
    </w:p>
    <w:p w14:paraId="2C1BF39B" w14:textId="77777777" w:rsidR="00327D66" w:rsidRDefault="00C932BA">
      <w:pPr>
        <w:numPr>
          <w:ilvl w:val="2"/>
          <w:numId w:val="17"/>
        </w:numPr>
      </w:pPr>
      <w:r>
        <w:t>Initiate prophylactic anticoagulatio</w:t>
      </w:r>
      <w:r>
        <w:t>n therapy for all COVID-19 patients unless otherwise contraindicated</w:t>
      </w:r>
    </w:p>
    <w:p w14:paraId="475D4D5C" w14:textId="77777777" w:rsidR="00327D66" w:rsidRDefault="00C932BA">
      <w:pPr>
        <w:numPr>
          <w:ilvl w:val="3"/>
          <w:numId w:val="17"/>
        </w:numPr>
      </w:pPr>
      <w:r>
        <w:t xml:space="preserve">If </w:t>
      </w:r>
      <w:proofErr w:type="spellStart"/>
      <w:r>
        <w:t>CrCl</w:t>
      </w:r>
      <w:proofErr w:type="spellEnd"/>
      <w:r>
        <w:t xml:space="preserve"> &gt; 30: </w:t>
      </w:r>
      <w:proofErr w:type="spellStart"/>
      <w:r>
        <w:t>Lovenox</w:t>
      </w:r>
      <w:proofErr w:type="spellEnd"/>
      <w:r>
        <w:t xml:space="preserve"> 40 mg SC daily</w:t>
      </w:r>
    </w:p>
    <w:p w14:paraId="616DAA45" w14:textId="77777777" w:rsidR="00327D66" w:rsidRDefault="00C932BA">
      <w:pPr>
        <w:numPr>
          <w:ilvl w:val="3"/>
          <w:numId w:val="17"/>
        </w:numPr>
      </w:pPr>
      <w:r>
        <w:t xml:space="preserve">If </w:t>
      </w:r>
      <w:proofErr w:type="spellStart"/>
      <w:r>
        <w:t>CrCl</w:t>
      </w:r>
      <w:proofErr w:type="spellEnd"/>
      <w:r>
        <w:t xml:space="preserve"> &lt; 30 or AKI: Heparin 5000 units SC TID</w:t>
      </w:r>
    </w:p>
    <w:p w14:paraId="472A0FD4" w14:textId="77777777" w:rsidR="00327D66" w:rsidRDefault="00C932BA">
      <w:pPr>
        <w:numPr>
          <w:ilvl w:val="3"/>
          <w:numId w:val="17"/>
        </w:numPr>
      </w:pPr>
      <w:r>
        <w:t>Hold if Platelets &lt;30,000 or bleeding, start TEDs and SCDs</w:t>
      </w:r>
    </w:p>
    <w:p w14:paraId="33AE0E09" w14:textId="77777777" w:rsidR="00327D66" w:rsidRDefault="00C932BA">
      <w:pPr>
        <w:numPr>
          <w:ilvl w:val="2"/>
          <w:numId w:val="17"/>
        </w:numPr>
      </w:pPr>
      <w:r>
        <w:lastRenderedPageBreak/>
        <w:t>If the patient is on direct oral anticoagula</w:t>
      </w:r>
      <w:r>
        <w:t xml:space="preserve">nts (DOACs) or Warfarin for </w:t>
      </w:r>
      <w:proofErr w:type="spellStart"/>
      <w:r>
        <w:t>Afib</w:t>
      </w:r>
      <w:proofErr w:type="spellEnd"/>
      <w:r>
        <w:t xml:space="preserve"> or VTE, switch to full dose anticoagulation (LMWH or UFH, as indicated based on renal function or clinical scenario).</w:t>
      </w:r>
    </w:p>
    <w:p w14:paraId="375D36D4" w14:textId="77777777" w:rsidR="00327D66" w:rsidRDefault="00C932BA">
      <w:pPr>
        <w:numPr>
          <w:ilvl w:val="2"/>
          <w:numId w:val="17"/>
        </w:numPr>
      </w:pPr>
      <w:r>
        <w:t>While therapeutic anticoagulation has been used empirically in some severe COVID-19 patients in Wuhan giv</w:t>
      </w:r>
      <w:r>
        <w:t>en the microthrombi in pulmonary vasculature (see “Pathophysiology” above), our interpretation of the data is that the risks outweigh the benefits at this time, unless documented DVT or PE.</w:t>
      </w:r>
    </w:p>
    <w:p w14:paraId="0E0D2867" w14:textId="77777777" w:rsidR="00327D66" w:rsidRDefault="00C932BA">
      <w:pPr>
        <w:numPr>
          <w:ilvl w:val="1"/>
          <w:numId w:val="17"/>
        </w:numPr>
        <w:rPr>
          <w:b/>
        </w:rPr>
      </w:pPr>
      <w:r>
        <w:rPr>
          <w:b/>
        </w:rPr>
        <w:t>Prognosis:</w:t>
      </w:r>
    </w:p>
    <w:p w14:paraId="29D3B28A" w14:textId="77777777" w:rsidR="00327D66" w:rsidRDefault="00C932BA">
      <w:pPr>
        <w:numPr>
          <w:ilvl w:val="2"/>
          <w:numId w:val="17"/>
        </w:numPr>
      </w:pPr>
      <w:r>
        <w:t>Higher D-dimer and FDP levels track with multi-organ dysfunction syndrome and poorer prognosis (</w:t>
      </w:r>
      <w:hyperlink r:id="rId373">
        <w:r>
          <w:rPr>
            <w:color w:val="1155CC"/>
            <w:u w:val="single"/>
          </w:rPr>
          <w:t xml:space="preserve">Wang et al, </w:t>
        </w:r>
      </w:hyperlink>
      <w:hyperlink r:id="rId374">
        <w:r>
          <w:rPr>
            <w:i/>
            <w:color w:val="1155CC"/>
            <w:u w:val="single"/>
          </w:rPr>
          <w:t>JAMA</w:t>
        </w:r>
      </w:hyperlink>
      <w:hyperlink r:id="rId375">
        <w:r>
          <w:rPr>
            <w:color w:val="1155CC"/>
            <w:u w:val="single"/>
          </w:rPr>
          <w:t>, 2020</w:t>
        </w:r>
      </w:hyperlink>
      <w:r>
        <w:t xml:space="preserve">; </w:t>
      </w:r>
      <w:hyperlink r:id="rId376">
        <w:r>
          <w:rPr>
            <w:color w:val="1155CC"/>
            <w:u w:val="single"/>
          </w:rPr>
          <w:t xml:space="preserve">Zhou et al, </w:t>
        </w:r>
      </w:hyperlink>
      <w:hyperlink r:id="rId377">
        <w:r>
          <w:rPr>
            <w:i/>
            <w:color w:val="1155CC"/>
            <w:u w:val="single"/>
          </w:rPr>
          <w:t>Lancet</w:t>
        </w:r>
      </w:hyperlink>
      <w:hyperlink r:id="rId378">
        <w:r>
          <w:rPr>
            <w:color w:val="1155CC"/>
            <w:u w:val="single"/>
          </w:rPr>
          <w:t>, 2020</w:t>
        </w:r>
      </w:hyperlink>
      <w:r>
        <w:t>).</w:t>
      </w:r>
    </w:p>
    <w:p w14:paraId="397517AC" w14:textId="77777777" w:rsidR="00327D66" w:rsidRDefault="00327D66"/>
    <w:p w14:paraId="5C19FC85" w14:textId="77777777" w:rsidR="00327D66" w:rsidRDefault="00C932BA">
      <w:pPr>
        <w:pStyle w:val="Heading2"/>
        <w:numPr>
          <w:ilvl w:val="0"/>
          <w:numId w:val="17"/>
        </w:numPr>
        <w:spacing w:after="0"/>
      </w:pPr>
      <w:bookmarkStart w:id="67" w:name="_vpg0k312hzmd" w:colFirst="0" w:colLast="0"/>
      <w:bookmarkEnd w:id="67"/>
      <w:r>
        <w:t>Disseminated Intravascular Coagulation (DIC)</w:t>
      </w:r>
    </w:p>
    <w:p w14:paraId="6BF96EC1" w14:textId="77777777" w:rsidR="00327D66" w:rsidRDefault="00C932BA">
      <w:pPr>
        <w:numPr>
          <w:ilvl w:val="1"/>
          <w:numId w:val="17"/>
        </w:numPr>
        <w:rPr>
          <w:b/>
        </w:rPr>
      </w:pPr>
      <w:r>
        <w:rPr>
          <w:b/>
        </w:rPr>
        <w:t>Incidence/pathophysiology:</w:t>
      </w:r>
    </w:p>
    <w:p w14:paraId="5B1AC64B" w14:textId="77777777" w:rsidR="00327D66" w:rsidRDefault="00C932BA">
      <w:pPr>
        <w:numPr>
          <w:ilvl w:val="2"/>
          <w:numId w:val="17"/>
        </w:numPr>
        <w:rPr>
          <w:b/>
        </w:rPr>
      </w:pPr>
      <w:r>
        <w:t>Limited data: 16 of 183 hospitalized patients in Wuhan had DIC (</w:t>
      </w:r>
      <w:hyperlink r:id="rId379">
        <w:r>
          <w:rPr>
            <w:color w:val="1155CC"/>
            <w:u w:val="single"/>
          </w:rPr>
          <w:t xml:space="preserve">Tang et al, </w:t>
        </w:r>
      </w:hyperlink>
      <w:hyperlink r:id="rId380">
        <w:r>
          <w:rPr>
            <w:i/>
            <w:color w:val="1155CC"/>
            <w:u w:val="single"/>
          </w:rPr>
          <w:t xml:space="preserve">J </w:t>
        </w:r>
        <w:proofErr w:type="spellStart"/>
        <w:r>
          <w:rPr>
            <w:i/>
            <w:color w:val="1155CC"/>
            <w:u w:val="single"/>
          </w:rPr>
          <w:t>Thromb</w:t>
        </w:r>
        <w:proofErr w:type="spellEnd"/>
        <w:r>
          <w:rPr>
            <w:i/>
            <w:color w:val="1155CC"/>
            <w:u w:val="single"/>
          </w:rPr>
          <w:t xml:space="preserve"> </w:t>
        </w:r>
        <w:proofErr w:type="spellStart"/>
        <w:r>
          <w:rPr>
            <w:i/>
            <w:color w:val="1155CC"/>
            <w:u w:val="single"/>
          </w:rPr>
          <w:t>Haemost</w:t>
        </w:r>
        <w:proofErr w:type="spellEnd"/>
        <w:r>
          <w:rPr>
            <w:i/>
            <w:color w:val="1155CC"/>
            <w:u w:val="single"/>
          </w:rPr>
          <w:t>,</w:t>
        </w:r>
      </w:hyperlink>
      <w:hyperlink r:id="rId381">
        <w:r>
          <w:rPr>
            <w:color w:val="1155CC"/>
            <w:u w:val="single"/>
          </w:rPr>
          <w:t xml:space="preserve"> 2020</w:t>
        </w:r>
      </w:hyperlink>
      <w:r>
        <w:t>).</w:t>
      </w:r>
    </w:p>
    <w:p w14:paraId="2D35FF8B" w14:textId="77777777" w:rsidR="00327D66" w:rsidRDefault="00C932BA">
      <w:pPr>
        <w:numPr>
          <w:ilvl w:val="2"/>
          <w:numId w:val="17"/>
        </w:numPr>
      </w:pPr>
      <w:r>
        <w:t>Laboratory changes in coagulation parameters and FDP track with multi-organ dysfunction (</w:t>
      </w:r>
      <w:hyperlink r:id="rId382">
        <w:r>
          <w:rPr>
            <w:color w:val="1155CC"/>
            <w:u w:val="single"/>
          </w:rPr>
          <w:t xml:space="preserve">Zhou et al, </w:t>
        </w:r>
      </w:hyperlink>
      <w:hyperlink r:id="rId383">
        <w:r>
          <w:rPr>
            <w:i/>
            <w:color w:val="1155CC"/>
            <w:u w:val="single"/>
          </w:rPr>
          <w:t>Lancet</w:t>
        </w:r>
      </w:hyperlink>
      <w:hyperlink r:id="rId384">
        <w:r>
          <w:rPr>
            <w:color w:val="1155CC"/>
            <w:u w:val="single"/>
          </w:rPr>
          <w:t>, 2020</w:t>
        </w:r>
      </w:hyperlink>
      <w:r>
        <w:t>).</w:t>
      </w:r>
    </w:p>
    <w:p w14:paraId="0B99383D" w14:textId="77777777" w:rsidR="00327D66" w:rsidRDefault="00C932BA">
      <w:pPr>
        <w:numPr>
          <w:ilvl w:val="1"/>
          <w:numId w:val="17"/>
        </w:numPr>
        <w:rPr>
          <w:b/>
        </w:rPr>
      </w:pPr>
      <w:r>
        <w:rPr>
          <w:b/>
        </w:rPr>
        <w:t>Time course:</w:t>
      </w:r>
    </w:p>
    <w:p w14:paraId="100F2D3E" w14:textId="77777777" w:rsidR="00327D66" w:rsidRDefault="00C932BA">
      <w:pPr>
        <w:numPr>
          <w:ilvl w:val="2"/>
          <w:numId w:val="17"/>
        </w:numPr>
      </w:pPr>
      <w:r>
        <w:t>Median time to onset of DIC was 4 days into hospital admission (</w:t>
      </w:r>
      <w:hyperlink r:id="rId385">
        <w:r>
          <w:rPr>
            <w:color w:val="1155CC"/>
            <w:u w:val="single"/>
          </w:rPr>
          <w:t xml:space="preserve">Tang et al, </w:t>
        </w:r>
      </w:hyperlink>
      <w:hyperlink r:id="rId386">
        <w:r>
          <w:rPr>
            <w:i/>
            <w:color w:val="1155CC"/>
            <w:u w:val="single"/>
          </w:rPr>
          <w:t xml:space="preserve">J </w:t>
        </w:r>
        <w:proofErr w:type="spellStart"/>
        <w:r>
          <w:rPr>
            <w:i/>
            <w:color w:val="1155CC"/>
            <w:u w:val="single"/>
          </w:rPr>
          <w:t>Thromb</w:t>
        </w:r>
        <w:proofErr w:type="spellEnd"/>
        <w:r>
          <w:rPr>
            <w:i/>
            <w:color w:val="1155CC"/>
            <w:u w:val="single"/>
          </w:rPr>
          <w:t xml:space="preserve"> </w:t>
        </w:r>
        <w:proofErr w:type="spellStart"/>
        <w:r>
          <w:rPr>
            <w:i/>
            <w:color w:val="1155CC"/>
            <w:u w:val="single"/>
          </w:rPr>
          <w:t>Haemost</w:t>
        </w:r>
        <w:proofErr w:type="spellEnd"/>
        <w:r>
          <w:rPr>
            <w:i/>
            <w:color w:val="1155CC"/>
            <w:u w:val="single"/>
          </w:rPr>
          <w:t>,</w:t>
        </w:r>
      </w:hyperlink>
      <w:hyperlink r:id="rId387">
        <w:r>
          <w:rPr>
            <w:color w:val="1155CC"/>
            <w:u w:val="single"/>
          </w:rPr>
          <w:t xml:space="preserve"> 2020</w:t>
        </w:r>
      </w:hyperlink>
      <w:r>
        <w:t>).</w:t>
      </w:r>
    </w:p>
    <w:p w14:paraId="31475607" w14:textId="77777777" w:rsidR="00327D66" w:rsidRDefault="00C932BA">
      <w:pPr>
        <w:numPr>
          <w:ilvl w:val="1"/>
          <w:numId w:val="17"/>
        </w:numPr>
        <w:rPr>
          <w:b/>
        </w:rPr>
      </w:pPr>
      <w:r>
        <w:rPr>
          <w:b/>
        </w:rPr>
        <w:t>Workup:</w:t>
      </w:r>
    </w:p>
    <w:p w14:paraId="18BC0E5B" w14:textId="77777777" w:rsidR="00327D66" w:rsidRDefault="00C932BA">
      <w:pPr>
        <w:numPr>
          <w:ilvl w:val="2"/>
          <w:numId w:val="17"/>
        </w:numPr>
      </w:pPr>
      <w:r>
        <w:t>Identify and treat underlying condition</w:t>
      </w:r>
    </w:p>
    <w:p w14:paraId="017F7B4D" w14:textId="77777777" w:rsidR="00327D66" w:rsidRDefault="00C932BA">
      <w:pPr>
        <w:numPr>
          <w:ilvl w:val="2"/>
          <w:numId w:val="17"/>
        </w:numPr>
      </w:pPr>
      <w:r>
        <w:t>ISTH DIC score (</w:t>
      </w:r>
      <w:proofErr w:type="spellStart"/>
      <w:r>
        <w:fldChar w:fldCharType="begin"/>
      </w:r>
      <w:r>
        <w:instrText xml:space="preserve"> HYPERLINK "http://www.mdcalc.com/isth-criteria-disseminated-intravascular-coagulation-dic" \h </w:instrText>
      </w:r>
      <w:r>
        <w:fldChar w:fldCharType="separate"/>
      </w:r>
      <w:r>
        <w:rPr>
          <w:color w:val="1155CC"/>
          <w:u w:val="single"/>
        </w:rPr>
        <w:t>MDcalc</w:t>
      </w:r>
      <w:proofErr w:type="spellEnd"/>
      <w:r>
        <w:rPr>
          <w:color w:val="1155CC"/>
          <w:u w:val="single"/>
        </w:rPr>
        <w:t xml:space="preserve"> online calculator</w:t>
      </w:r>
      <w:r>
        <w:rPr>
          <w:color w:val="1155CC"/>
          <w:u w:val="single"/>
        </w:rPr>
        <w:fldChar w:fldCharType="end"/>
      </w:r>
      <w:r>
        <w:t>)</w:t>
      </w:r>
    </w:p>
    <w:p w14:paraId="12A9DBF8" w14:textId="77777777" w:rsidR="00327D66" w:rsidRDefault="00C932BA">
      <w:pPr>
        <w:numPr>
          <w:ilvl w:val="3"/>
          <w:numId w:val="17"/>
        </w:numPr>
      </w:pPr>
      <w:r>
        <w:t>If score &lt; 5, no DIC; recalculate in 1-2 days</w:t>
      </w:r>
    </w:p>
    <w:p w14:paraId="196865E8" w14:textId="77777777" w:rsidR="00327D66" w:rsidRDefault="00C932BA">
      <w:pPr>
        <w:numPr>
          <w:ilvl w:val="1"/>
          <w:numId w:val="17"/>
        </w:numPr>
        <w:rPr>
          <w:b/>
        </w:rPr>
      </w:pPr>
      <w:r>
        <w:rPr>
          <w:b/>
        </w:rPr>
        <w:t>Management:</w:t>
      </w:r>
    </w:p>
    <w:p w14:paraId="551A25B9" w14:textId="77777777" w:rsidR="00327D66" w:rsidRDefault="00C932BA">
      <w:pPr>
        <w:numPr>
          <w:ilvl w:val="2"/>
          <w:numId w:val="17"/>
        </w:numPr>
      </w:pPr>
      <w:r>
        <w:t>If bleeding, give blood products:</w:t>
      </w:r>
    </w:p>
    <w:p w14:paraId="67260162" w14:textId="77777777" w:rsidR="00327D66" w:rsidRDefault="00C932BA">
      <w:pPr>
        <w:numPr>
          <w:ilvl w:val="3"/>
          <w:numId w:val="17"/>
        </w:numPr>
      </w:pPr>
      <w:r>
        <w:t xml:space="preserve">For elevated PT/PTT and bleeding, use FFP </w:t>
      </w:r>
      <w:r>
        <w:t>or 4F-PCC (</w:t>
      </w:r>
      <w:proofErr w:type="spellStart"/>
      <w:r>
        <w:t>KCentra</w:t>
      </w:r>
      <w:proofErr w:type="spellEnd"/>
      <w:r>
        <w:t xml:space="preserve"> is less volume, but must discuss dose with HAT/pharmacy)</w:t>
      </w:r>
    </w:p>
    <w:p w14:paraId="38100696" w14:textId="77777777" w:rsidR="00327D66" w:rsidRDefault="00C932BA">
      <w:pPr>
        <w:numPr>
          <w:ilvl w:val="2"/>
          <w:numId w:val="17"/>
        </w:numPr>
      </w:pPr>
      <w:r>
        <w:t>If not bleeding, supportive care:</w:t>
      </w:r>
    </w:p>
    <w:p w14:paraId="59D9773E" w14:textId="77777777" w:rsidR="00327D66" w:rsidRDefault="00C932BA">
      <w:pPr>
        <w:numPr>
          <w:ilvl w:val="3"/>
          <w:numId w:val="17"/>
        </w:numPr>
      </w:pPr>
      <w:r>
        <w:t>If fibrinogen &lt; 150: FFP, cryoprecipitate or fibrinogen concentrate (</w:t>
      </w:r>
      <w:proofErr w:type="spellStart"/>
      <w:r>
        <w:t>RiaSTAP</w:t>
      </w:r>
      <w:proofErr w:type="spellEnd"/>
      <w:r>
        <w:t xml:space="preserve"> or </w:t>
      </w:r>
      <w:proofErr w:type="spellStart"/>
      <w:r>
        <w:t>Fibryga</w:t>
      </w:r>
      <w:proofErr w:type="spellEnd"/>
      <w:r>
        <w:t>)</w:t>
      </w:r>
    </w:p>
    <w:p w14:paraId="06C05BB2" w14:textId="77777777" w:rsidR="00327D66" w:rsidRDefault="00C932BA">
      <w:pPr>
        <w:numPr>
          <w:ilvl w:val="4"/>
          <w:numId w:val="17"/>
        </w:numPr>
      </w:pPr>
      <w:proofErr w:type="spellStart"/>
      <w:r>
        <w:t>RiaSTAP</w:t>
      </w:r>
      <w:proofErr w:type="spellEnd"/>
      <w:r>
        <w:t xml:space="preserve"> and </w:t>
      </w:r>
      <w:proofErr w:type="spellStart"/>
      <w:r>
        <w:t>Fibryga</w:t>
      </w:r>
      <w:proofErr w:type="spellEnd"/>
      <w:r>
        <w:t xml:space="preserve"> are less volume, but dose must be dis</w:t>
      </w:r>
      <w:r>
        <w:t>cussed with HAT/pharmacy</w:t>
      </w:r>
    </w:p>
    <w:p w14:paraId="1C8A6ACC" w14:textId="77777777" w:rsidR="00327D66" w:rsidRDefault="00C932BA">
      <w:pPr>
        <w:numPr>
          <w:ilvl w:val="3"/>
          <w:numId w:val="17"/>
        </w:numPr>
      </w:pPr>
      <w:r>
        <w:t>Transfuse platelets if &lt; 30K</w:t>
      </w:r>
    </w:p>
    <w:p w14:paraId="052FD141" w14:textId="77777777" w:rsidR="00327D66" w:rsidRDefault="00C932BA">
      <w:pPr>
        <w:numPr>
          <w:ilvl w:val="2"/>
          <w:numId w:val="17"/>
        </w:numPr>
      </w:pPr>
      <w:r>
        <w:t xml:space="preserve">Hold anticoagulation for active bleeding. </w:t>
      </w:r>
    </w:p>
    <w:p w14:paraId="167B667C" w14:textId="77777777" w:rsidR="00327D66" w:rsidRDefault="00C932BA">
      <w:pPr>
        <w:numPr>
          <w:ilvl w:val="3"/>
          <w:numId w:val="17"/>
        </w:numPr>
      </w:pPr>
      <w:r>
        <w:t>Consider holding anticoagulation if patient requires blood products for supportive care, though clinician should weigh risks and benefits.</w:t>
      </w:r>
    </w:p>
    <w:p w14:paraId="17175B8C" w14:textId="77777777" w:rsidR="00327D66" w:rsidRDefault="00C932BA">
      <w:pPr>
        <w:numPr>
          <w:ilvl w:val="2"/>
          <w:numId w:val="17"/>
        </w:numPr>
      </w:pPr>
      <w:r>
        <w:t>Start anticoagulatio</w:t>
      </w:r>
      <w:r>
        <w:t>n only if:</w:t>
      </w:r>
    </w:p>
    <w:p w14:paraId="761FBBAF" w14:textId="77777777" w:rsidR="00327D66" w:rsidRDefault="00C932BA">
      <w:pPr>
        <w:numPr>
          <w:ilvl w:val="3"/>
          <w:numId w:val="17"/>
        </w:numPr>
      </w:pPr>
      <w:r>
        <w:lastRenderedPageBreak/>
        <w:t>Overt thromboembolism or organ failure due to clot (</w:t>
      </w:r>
      <w:r>
        <w:rPr>
          <w:i/>
        </w:rPr>
        <w:t>i.e.</w:t>
      </w:r>
      <w:r>
        <w:t>, purpura fulminans)</w:t>
      </w:r>
    </w:p>
    <w:p w14:paraId="3A7020C3" w14:textId="77777777" w:rsidR="00327D66" w:rsidRDefault="00C932BA">
      <w:pPr>
        <w:numPr>
          <w:ilvl w:val="3"/>
          <w:numId w:val="17"/>
        </w:numPr>
      </w:pPr>
      <w:r>
        <w:t>There has been no mortality benefit of therapeutic anticoagulation in DIC (</w:t>
      </w:r>
      <w:hyperlink r:id="rId388">
        <w:r>
          <w:rPr>
            <w:color w:val="1155CC"/>
            <w:u w:val="single"/>
          </w:rPr>
          <w:t xml:space="preserve">Levi et al, </w:t>
        </w:r>
      </w:hyperlink>
      <w:hyperlink r:id="rId389">
        <w:r>
          <w:rPr>
            <w:i/>
            <w:color w:val="1155CC"/>
            <w:u w:val="single"/>
          </w:rPr>
          <w:t>Blood,</w:t>
        </w:r>
      </w:hyperlink>
      <w:hyperlink r:id="rId390">
        <w:r>
          <w:rPr>
            <w:color w:val="1155CC"/>
            <w:u w:val="single"/>
          </w:rPr>
          <w:t xml:space="preserve"> 2018</w:t>
        </w:r>
      </w:hyperlink>
      <w:r>
        <w:t>).</w:t>
      </w:r>
    </w:p>
    <w:p w14:paraId="7AA599CD" w14:textId="77777777" w:rsidR="00327D66" w:rsidRDefault="00C932BA">
      <w:pPr>
        <w:numPr>
          <w:ilvl w:val="1"/>
          <w:numId w:val="17"/>
        </w:numPr>
        <w:rPr>
          <w:b/>
        </w:rPr>
      </w:pPr>
      <w:r>
        <w:rPr>
          <w:b/>
        </w:rPr>
        <w:t>Prognosis:</w:t>
      </w:r>
    </w:p>
    <w:p w14:paraId="3E0A39D2" w14:textId="77777777" w:rsidR="00327D66" w:rsidRDefault="00C932BA">
      <w:pPr>
        <w:numPr>
          <w:ilvl w:val="2"/>
          <w:numId w:val="17"/>
        </w:numPr>
      </w:pPr>
      <w:r>
        <w:rPr>
          <w:rFonts w:ascii="Arial Unicode MS" w:eastAsia="Arial Unicode MS" w:hAnsi="Arial Unicode MS" w:cs="Arial Unicode MS"/>
        </w:rPr>
        <w:t>DIC is associated with worse survival in COVID-19 patients. Out of 183 COVID-19 patients in Wuhan, 71% of non-survivors had</w:t>
      </w:r>
      <w:r>
        <w:rPr>
          <w:rFonts w:ascii="Arial Unicode MS" w:eastAsia="Arial Unicode MS" w:hAnsi="Arial Unicode MS" w:cs="Arial Unicode MS"/>
        </w:rPr>
        <w:t xml:space="preserve"> DIC (ISTH score ≥ 5; </w:t>
      </w:r>
      <w:hyperlink r:id="rId391">
        <w:proofErr w:type="spellStart"/>
        <w:r>
          <w:rPr>
            <w:color w:val="1155CC"/>
            <w:u w:val="single"/>
          </w:rPr>
          <w:t>MDcalc</w:t>
        </w:r>
        <w:proofErr w:type="spellEnd"/>
        <w:r>
          <w:rPr>
            <w:color w:val="1155CC"/>
            <w:u w:val="single"/>
          </w:rPr>
          <w:t xml:space="preserve"> online calculator</w:t>
        </w:r>
      </w:hyperlink>
      <w:r>
        <w:t>) compared to 0.6% of survivors (</w:t>
      </w:r>
      <w:hyperlink r:id="rId392">
        <w:r>
          <w:rPr>
            <w:color w:val="1155CC"/>
            <w:u w:val="single"/>
          </w:rPr>
          <w:t xml:space="preserve">Tang et al, </w:t>
        </w:r>
      </w:hyperlink>
      <w:hyperlink r:id="rId393">
        <w:r>
          <w:rPr>
            <w:i/>
            <w:color w:val="1155CC"/>
            <w:u w:val="single"/>
          </w:rPr>
          <w:t xml:space="preserve">J </w:t>
        </w:r>
        <w:proofErr w:type="spellStart"/>
        <w:r>
          <w:rPr>
            <w:i/>
            <w:color w:val="1155CC"/>
            <w:u w:val="single"/>
          </w:rPr>
          <w:t>Thromb</w:t>
        </w:r>
        <w:proofErr w:type="spellEnd"/>
        <w:r>
          <w:rPr>
            <w:i/>
            <w:color w:val="1155CC"/>
            <w:u w:val="single"/>
          </w:rPr>
          <w:t xml:space="preserve"> </w:t>
        </w:r>
        <w:proofErr w:type="spellStart"/>
        <w:r>
          <w:rPr>
            <w:i/>
            <w:color w:val="1155CC"/>
            <w:u w:val="single"/>
          </w:rPr>
          <w:t>Haemost</w:t>
        </w:r>
        <w:proofErr w:type="spellEnd"/>
        <w:r>
          <w:rPr>
            <w:i/>
            <w:color w:val="1155CC"/>
            <w:u w:val="single"/>
          </w:rPr>
          <w:t>,</w:t>
        </w:r>
      </w:hyperlink>
      <w:hyperlink r:id="rId394">
        <w:r>
          <w:rPr>
            <w:color w:val="1155CC"/>
            <w:u w:val="single"/>
          </w:rPr>
          <w:t xml:space="preserve"> 2020</w:t>
        </w:r>
      </w:hyperlink>
      <w:r>
        <w:t>).</w:t>
      </w:r>
    </w:p>
    <w:p w14:paraId="2958F9F1" w14:textId="77777777" w:rsidR="00327D66" w:rsidRDefault="00327D66">
      <w:pPr>
        <w:ind w:left="1440"/>
        <w:rPr>
          <w:b/>
          <w:color w:val="FF0000"/>
        </w:rPr>
      </w:pPr>
    </w:p>
    <w:p w14:paraId="5579656C" w14:textId="77777777" w:rsidR="00327D66" w:rsidRDefault="00C932BA">
      <w:pPr>
        <w:pStyle w:val="Heading1"/>
      </w:pPr>
      <w:bookmarkStart w:id="68" w:name="_9jn4ulxubc3h" w:colFirst="0" w:colLast="0"/>
      <w:bookmarkEnd w:id="68"/>
      <w:r>
        <w:t xml:space="preserve">Chapter 8: Renal Manifestations </w:t>
      </w:r>
    </w:p>
    <w:p w14:paraId="2D34B607" w14:textId="77777777" w:rsidR="00327D66" w:rsidRDefault="00C932BA">
      <w:pPr>
        <w:pStyle w:val="Heading2"/>
        <w:numPr>
          <w:ilvl w:val="0"/>
          <w:numId w:val="1"/>
        </w:numPr>
        <w:tabs>
          <w:tab w:val="left" w:pos="380"/>
        </w:tabs>
        <w:spacing w:after="0"/>
      </w:pPr>
      <w:bookmarkStart w:id="69" w:name="_fj20lj7bpd6o" w:colFirst="0" w:colLast="0"/>
      <w:bookmarkEnd w:id="69"/>
      <w:r>
        <w:t>Acute Kidney Injury</w:t>
      </w:r>
    </w:p>
    <w:p w14:paraId="5A38038E" w14:textId="77777777" w:rsidR="00327D66" w:rsidRDefault="00C932BA">
      <w:pPr>
        <w:numPr>
          <w:ilvl w:val="1"/>
          <w:numId w:val="1"/>
        </w:numPr>
        <w:tabs>
          <w:tab w:val="left" w:pos="380"/>
        </w:tabs>
        <w:rPr>
          <w:b/>
        </w:rPr>
      </w:pPr>
      <w:r>
        <w:rPr>
          <w:b/>
        </w:rPr>
        <w:t>Incidence:</w:t>
      </w:r>
    </w:p>
    <w:p w14:paraId="31ED56B2" w14:textId="77777777" w:rsidR="00327D66" w:rsidRDefault="00C932BA">
      <w:pPr>
        <w:numPr>
          <w:ilvl w:val="2"/>
          <w:numId w:val="1"/>
        </w:numPr>
        <w:tabs>
          <w:tab w:val="left" w:pos="380"/>
        </w:tabs>
      </w:pPr>
      <w:r>
        <w:t>I</w:t>
      </w:r>
      <w:r>
        <w:t>ncidence of AKI in COVID-19 varies widely, but estimates range from 2.1% to 29%.</w:t>
      </w:r>
    </w:p>
    <w:p w14:paraId="7923CB05" w14:textId="77777777" w:rsidR="00327D66" w:rsidRDefault="00C932BA">
      <w:pPr>
        <w:numPr>
          <w:ilvl w:val="1"/>
          <w:numId w:val="1"/>
        </w:numPr>
        <w:tabs>
          <w:tab w:val="left" w:pos="380"/>
        </w:tabs>
        <w:rPr>
          <w:b/>
        </w:rPr>
      </w:pPr>
      <w:r>
        <w:rPr>
          <w:b/>
        </w:rPr>
        <w:t>Pathophysiology:</w:t>
      </w:r>
    </w:p>
    <w:p w14:paraId="6D306F48" w14:textId="77777777" w:rsidR="00327D66" w:rsidRDefault="00C932BA">
      <w:pPr>
        <w:numPr>
          <w:ilvl w:val="2"/>
          <w:numId w:val="1"/>
        </w:numPr>
        <w:tabs>
          <w:tab w:val="left" w:pos="380"/>
        </w:tabs>
      </w:pPr>
      <w:r>
        <w:t>Likely that the most common pathophysiology will be acute tubular necrosis (ATN) driven by shock (</w:t>
      </w:r>
      <w:proofErr w:type="spellStart"/>
      <w:r>
        <w:fldChar w:fldCharType="begin"/>
      </w:r>
      <w:r>
        <w:instrText xml:space="preserve"> HYPERLINK "http://www.ncbi.nlm.nih.gov/pubmed/32145717" \</w:instrText>
      </w:r>
      <w:r>
        <w:instrText xml:space="preserve">h </w:instrText>
      </w:r>
      <w:r>
        <w:fldChar w:fldCharType="separate"/>
      </w:r>
      <w:r>
        <w:rPr>
          <w:color w:val="1155CC"/>
          <w:u w:val="single"/>
        </w:rPr>
        <w:t>Xianghong</w:t>
      </w:r>
      <w:proofErr w:type="spellEnd"/>
      <w:r>
        <w:rPr>
          <w:color w:val="1155CC"/>
          <w:u w:val="single"/>
        </w:rPr>
        <w:t xml:space="preserve"> et al</w:t>
      </w:r>
      <w:r>
        <w:rPr>
          <w:color w:val="1155CC"/>
          <w:u w:val="single"/>
        </w:rPr>
        <w:fldChar w:fldCharType="end"/>
      </w:r>
      <w:hyperlink r:id="rId395">
        <w:r>
          <w:rPr>
            <w:i/>
            <w:color w:val="1155CC"/>
            <w:u w:val="single"/>
          </w:rPr>
          <w:t xml:space="preserve">, Natl Med J China, </w:t>
        </w:r>
      </w:hyperlink>
      <w:hyperlink r:id="rId396">
        <w:r>
          <w:rPr>
            <w:color w:val="1155CC"/>
            <w:u w:val="single"/>
          </w:rPr>
          <w:t>2020</w:t>
        </w:r>
      </w:hyperlink>
      <w:r>
        <w:t>) and in some cases cytokine storm.</w:t>
      </w:r>
    </w:p>
    <w:p w14:paraId="762A0FB8" w14:textId="77777777" w:rsidR="00327D66" w:rsidRDefault="00C932BA">
      <w:pPr>
        <w:numPr>
          <w:ilvl w:val="3"/>
          <w:numId w:val="1"/>
        </w:numPr>
        <w:tabs>
          <w:tab w:val="left" w:pos="380"/>
        </w:tabs>
      </w:pPr>
      <w:r>
        <w:t>Areas for future research: Some have hypothesized th</w:t>
      </w:r>
      <w:r>
        <w:t>at there could direct cellular injury by the virus via angiotensin converting enzyme II (ACE2). COVID-19 uses ACE2 for cell entry. ACE2 is expressed in proximal renal tubules more than glomeruli (</w:t>
      </w:r>
      <w:hyperlink r:id="rId397">
        <w:r>
          <w:rPr>
            <w:color w:val="1155CC"/>
            <w:u w:val="single"/>
          </w:rPr>
          <w:t>Fan et al</w:t>
        </w:r>
      </w:hyperlink>
      <w:hyperlink r:id="rId398">
        <w:r>
          <w:rPr>
            <w:i/>
            <w:color w:val="1155CC"/>
            <w:u w:val="single"/>
          </w:rPr>
          <w:t xml:space="preserve">, </w:t>
        </w:r>
        <w:proofErr w:type="spellStart"/>
        <w:r>
          <w:rPr>
            <w:i/>
            <w:color w:val="1155CC"/>
            <w:u w:val="single"/>
          </w:rPr>
          <w:t>medRxiv</w:t>
        </w:r>
        <w:proofErr w:type="spellEnd"/>
        <w:r>
          <w:rPr>
            <w:i/>
            <w:color w:val="1155CC"/>
            <w:u w:val="single"/>
          </w:rPr>
          <w:t xml:space="preserve">, </w:t>
        </w:r>
      </w:hyperlink>
      <w:hyperlink r:id="rId399">
        <w:r>
          <w:rPr>
            <w:color w:val="1155CC"/>
            <w:u w:val="single"/>
          </w:rPr>
          <w:t>2020</w:t>
        </w:r>
      </w:hyperlink>
      <w:r>
        <w:t>); but it remains likely that shock (and in some cases cytokine storm) are the main causes of ATN</w:t>
      </w:r>
      <w:r>
        <w:t xml:space="preserve">. </w:t>
      </w:r>
    </w:p>
    <w:p w14:paraId="46A9FBB5" w14:textId="77777777" w:rsidR="00327D66" w:rsidRDefault="00327D66">
      <w:pPr>
        <w:tabs>
          <w:tab w:val="left" w:pos="380"/>
        </w:tabs>
        <w:ind w:left="2880"/>
      </w:pPr>
    </w:p>
    <w:p w14:paraId="022A1DF5" w14:textId="77777777" w:rsidR="00327D66" w:rsidRDefault="00C932BA">
      <w:pPr>
        <w:numPr>
          <w:ilvl w:val="1"/>
          <w:numId w:val="1"/>
        </w:numPr>
        <w:tabs>
          <w:tab w:val="left" w:pos="380"/>
        </w:tabs>
      </w:pPr>
      <w:r>
        <w:rPr>
          <w:b/>
        </w:rPr>
        <w:t>Workup:</w:t>
      </w:r>
    </w:p>
    <w:p w14:paraId="24CBF342" w14:textId="77777777" w:rsidR="00327D66" w:rsidRDefault="00C932BA">
      <w:pPr>
        <w:numPr>
          <w:ilvl w:val="2"/>
          <w:numId w:val="1"/>
        </w:numPr>
        <w:tabs>
          <w:tab w:val="left" w:pos="380"/>
        </w:tabs>
      </w:pPr>
      <w:r>
        <w:t>Monitor Creatinine at least daily</w:t>
      </w:r>
    </w:p>
    <w:p w14:paraId="3F3FE7BF" w14:textId="77777777" w:rsidR="00327D66" w:rsidRDefault="00C932BA">
      <w:pPr>
        <w:numPr>
          <w:ilvl w:val="3"/>
          <w:numId w:val="1"/>
        </w:numPr>
        <w:tabs>
          <w:tab w:val="left" w:pos="380"/>
        </w:tabs>
      </w:pPr>
      <w:r>
        <w:t>Studies find variable onset of AKI, from 7 days (</w:t>
      </w:r>
      <w:hyperlink r:id="rId400">
        <w:r>
          <w:rPr>
            <w:color w:val="1155CC"/>
            <w:u w:val="single"/>
          </w:rPr>
          <w:t xml:space="preserve">Cheng et al, </w:t>
        </w:r>
      </w:hyperlink>
      <w:hyperlink r:id="rId401">
        <w:proofErr w:type="spellStart"/>
        <w:r>
          <w:rPr>
            <w:i/>
            <w:color w:val="1155CC"/>
            <w:u w:val="single"/>
          </w:rPr>
          <w:t>medRxiv</w:t>
        </w:r>
        <w:proofErr w:type="spellEnd"/>
      </w:hyperlink>
      <w:hyperlink r:id="rId402">
        <w:r>
          <w:rPr>
            <w:color w:val="1155CC"/>
            <w:u w:val="single"/>
          </w:rPr>
          <w:t>, 2020 preprint</w:t>
        </w:r>
      </w:hyperlink>
      <w:r>
        <w:t>) to 15 days after illness onset (</w:t>
      </w:r>
      <w:hyperlink r:id="rId403">
        <w:r>
          <w:rPr>
            <w:color w:val="1155CC"/>
            <w:u w:val="single"/>
          </w:rPr>
          <w:t xml:space="preserve">Zhou et al, </w:t>
        </w:r>
      </w:hyperlink>
      <w:hyperlink r:id="rId404">
        <w:r>
          <w:rPr>
            <w:i/>
            <w:color w:val="1155CC"/>
            <w:u w:val="single"/>
          </w:rPr>
          <w:t>Lancet</w:t>
        </w:r>
      </w:hyperlink>
      <w:hyperlink r:id="rId405">
        <w:r>
          <w:rPr>
            <w:color w:val="1155CC"/>
            <w:u w:val="single"/>
          </w:rPr>
          <w:t>, 2020</w:t>
        </w:r>
      </w:hyperlink>
      <w:r>
        <w:t>).</w:t>
      </w:r>
      <w:r>
        <w:rPr>
          <w:vertAlign w:val="superscript"/>
        </w:rPr>
        <w:t xml:space="preserve"> </w:t>
      </w:r>
      <w:r>
        <w:t>Onset of AKI more rapid and severe in patients with underlying CKD</w:t>
      </w:r>
      <w:r>
        <w:rPr>
          <w:vertAlign w:val="superscript"/>
        </w:rPr>
        <w:t xml:space="preserve"> </w:t>
      </w:r>
      <w:r>
        <w:t>(</w:t>
      </w:r>
      <w:hyperlink r:id="rId406">
        <w:r>
          <w:rPr>
            <w:color w:val="1155CC"/>
            <w:u w:val="single"/>
          </w:rPr>
          <w:t xml:space="preserve">Cheng et al, </w:t>
        </w:r>
      </w:hyperlink>
      <w:hyperlink r:id="rId407">
        <w:proofErr w:type="spellStart"/>
        <w:r>
          <w:rPr>
            <w:i/>
            <w:color w:val="1155CC"/>
            <w:u w:val="single"/>
          </w:rPr>
          <w:t>medRxiv</w:t>
        </w:r>
        <w:proofErr w:type="spellEnd"/>
      </w:hyperlink>
      <w:hyperlink r:id="rId408">
        <w:r>
          <w:rPr>
            <w:color w:val="1155CC"/>
            <w:u w:val="single"/>
          </w:rPr>
          <w:t>, 2020 preprint</w:t>
        </w:r>
      </w:hyperlink>
      <w:r>
        <w:t>)</w:t>
      </w:r>
      <w:r>
        <w:rPr>
          <w:vertAlign w:val="superscript"/>
        </w:rPr>
        <w:t xml:space="preserve"> </w:t>
      </w:r>
      <w:r>
        <w:t xml:space="preserve"> </w:t>
      </w:r>
    </w:p>
    <w:p w14:paraId="11AA60C8" w14:textId="77777777" w:rsidR="00327D66" w:rsidRDefault="00C932BA">
      <w:pPr>
        <w:numPr>
          <w:ilvl w:val="2"/>
          <w:numId w:val="1"/>
        </w:numPr>
        <w:tabs>
          <w:tab w:val="left" w:pos="380"/>
        </w:tabs>
      </w:pPr>
      <w:r>
        <w:t>If evidence of rising BUN and/or creatinine, order urinalysis</w:t>
      </w:r>
      <w:r>
        <w:rPr>
          <w:b/>
        </w:rPr>
        <w:t xml:space="preserve"> </w:t>
      </w:r>
    </w:p>
    <w:p w14:paraId="504F9CB1" w14:textId="77777777" w:rsidR="00327D66" w:rsidRDefault="00C932BA">
      <w:pPr>
        <w:numPr>
          <w:ilvl w:val="3"/>
          <w:numId w:val="1"/>
        </w:numPr>
        <w:tabs>
          <w:tab w:val="left" w:pos="380"/>
        </w:tabs>
      </w:pPr>
      <w:r>
        <w:t>Patients may present with proteinuria (44%), hematuria (26.9%)</w:t>
      </w:r>
    </w:p>
    <w:p w14:paraId="193B0972" w14:textId="77777777" w:rsidR="00327D66" w:rsidRDefault="00C932BA">
      <w:pPr>
        <w:numPr>
          <w:ilvl w:val="1"/>
          <w:numId w:val="1"/>
        </w:numPr>
        <w:tabs>
          <w:tab w:val="left" w:pos="380"/>
        </w:tabs>
        <w:rPr>
          <w:b/>
        </w:rPr>
      </w:pPr>
      <w:r>
        <w:rPr>
          <w:b/>
        </w:rPr>
        <w:t xml:space="preserve">Management: </w:t>
      </w:r>
    </w:p>
    <w:p w14:paraId="08E61769" w14:textId="77777777" w:rsidR="00327D66" w:rsidRDefault="00C932BA">
      <w:pPr>
        <w:numPr>
          <w:ilvl w:val="2"/>
          <w:numId w:val="1"/>
        </w:numPr>
        <w:tabs>
          <w:tab w:val="left" w:pos="380"/>
        </w:tabs>
      </w:pPr>
      <w:r>
        <w:t xml:space="preserve">Consult ICU nephrology early at the first sign of renal injury for all COVID-19 confirmed patients </w:t>
      </w:r>
    </w:p>
    <w:p w14:paraId="7E1CC512" w14:textId="77777777" w:rsidR="00327D66" w:rsidRDefault="00C932BA">
      <w:pPr>
        <w:numPr>
          <w:ilvl w:val="3"/>
          <w:numId w:val="1"/>
        </w:numPr>
        <w:tabs>
          <w:tab w:val="left" w:pos="380"/>
        </w:tabs>
      </w:pPr>
      <w:r>
        <w:t>Do not wait until need for RRT (renal replacement therapy)/dialysis for consulta</w:t>
      </w:r>
      <w:r>
        <w:t xml:space="preserve">tion. </w:t>
      </w:r>
    </w:p>
    <w:p w14:paraId="30C15101" w14:textId="77777777" w:rsidR="00327D66" w:rsidRDefault="00C932BA">
      <w:pPr>
        <w:numPr>
          <w:ilvl w:val="3"/>
          <w:numId w:val="1"/>
        </w:numPr>
        <w:tabs>
          <w:tab w:val="left" w:pos="380"/>
        </w:tabs>
      </w:pPr>
      <w:r>
        <w:lastRenderedPageBreak/>
        <w:t>At this time, all confirmed COVID-19 patients should be covered by ICU nephrology, not general nephrology</w:t>
      </w:r>
    </w:p>
    <w:p w14:paraId="034D6ACF" w14:textId="77777777" w:rsidR="00327D66" w:rsidRDefault="00C932BA">
      <w:pPr>
        <w:numPr>
          <w:ilvl w:val="4"/>
          <w:numId w:val="1"/>
        </w:numPr>
        <w:tabs>
          <w:tab w:val="left" w:pos="380"/>
        </w:tabs>
      </w:pPr>
      <w:r>
        <w:t>ICU</w:t>
      </w:r>
    </w:p>
    <w:p w14:paraId="4C0739B3" w14:textId="77777777" w:rsidR="00327D66" w:rsidRDefault="00C932BA">
      <w:pPr>
        <w:numPr>
          <w:ilvl w:val="4"/>
          <w:numId w:val="1"/>
        </w:numPr>
        <w:tabs>
          <w:tab w:val="left" w:pos="380"/>
        </w:tabs>
      </w:pPr>
      <w:r>
        <w:t>RRT Triage</w:t>
      </w:r>
    </w:p>
    <w:p w14:paraId="4C3D7234" w14:textId="77777777" w:rsidR="00327D66" w:rsidRDefault="00C932BA">
      <w:pPr>
        <w:numPr>
          <w:ilvl w:val="4"/>
          <w:numId w:val="1"/>
        </w:numPr>
        <w:tabs>
          <w:tab w:val="left" w:pos="380"/>
        </w:tabs>
      </w:pPr>
      <w:r>
        <w:t>Floor</w:t>
      </w:r>
    </w:p>
    <w:p w14:paraId="6C530E21" w14:textId="77777777" w:rsidR="00327D66" w:rsidRDefault="00C932BA">
      <w:pPr>
        <w:numPr>
          <w:ilvl w:val="2"/>
          <w:numId w:val="1"/>
        </w:numPr>
        <w:tabs>
          <w:tab w:val="left" w:pos="380"/>
        </w:tabs>
      </w:pPr>
      <w:r>
        <w:t>Managing AKI:</w:t>
      </w:r>
    </w:p>
    <w:p w14:paraId="4951EEA4" w14:textId="77777777" w:rsidR="00327D66" w:rsidRDefault="00C932BA">
      <w:pPr>
        <w:numPr>
          <w:ilvl w:val="3"/>
          <w:numId w:val="1"/>
        </w:numPr>
        <w:tabs>
          <w:tab w:val="left" w:pos="380"/>
        </w:tabs>
      </w:pPr>
      <w:r>
        <w:t>Minimize nephrotoxic agents</w:t>
      </w:r>
    </w:p>
    <w:p w14:paraId="673CDDB8" w14:textId="77777777" w:rsidR="00327D66" w:rsidRDefault="00C932BA">
      <w:pPr>
        <w:numPr>
          <w:ilvl w:val="3"/>
          <w:numId w:val="1"/>
        </w:numPr>
        <w:tabs>
          <w:tab w:val="left" w:pos="380"/>
        </w:tabs>
      </w:pPr>
      <w:r>
        <w:t xml:space="preserve">Give judicious fluids for suspected prerenal insults, but discuss with renal if </w:t>
      </w:r>
      <w:r>
        <w:t xml:space="preserve">any ambiguity (see </w:t>
      </w:r>
      <w:hyperlink w:anchor="_dpe5gr1hwjp">
        <w:r>
          <w:rPr>
            <w:color w:val="1155CC"/>
            <w:u w:val="single"/>
          </w:rPr>
          <w:t>“Shock” chapter</w:t>
        </w:r>
      </w:hyperlink>
      <w:r>
        <w:t xml:space="preserve"> for conservative fluid recommendations)</w:t>
      </w:r>
    </w:p>
    <w:p w14:paraId="2512DB60" w14:textId="77777777" w:rsidR="00327D66" w:rsidRDefault="00C932BA">
      <w:pPr>
        <w:numPr>
          <w:ilvl w:val="1"/>
          <w:numId w:val="1"/>
        </w:numPr>
        <w:tabs>
          <w:tab w:val="left" w:pos="380"/>
        </w:tabs>
        <w:rPr>
          <w:b/>
        </w:rPr>
      </w:pPr>
      <w:r>
        <w:rPr>
          <w:b/>
        </w:rPr>
        <w:t>Renal Replacement Therapy (RRT):</w:t>
      </w:r>
    </w:p>
    <w:p w14:paraId="5F76AB32" w14:textId="77777777" w:rsidR="00327D66" w:rsidRDefault="00C932BA">
      <w:pPr>
        <w:numPr>
          <w:ilvl w:val="2"/>
          <w:numId w:val="1"/>
        </w:numPr>
        <w:tabs>
          <w:tab w:val="left" w:pos="380"/>
        </w:tabs>
      </w:pPr>
      <w:r>
        <w:t>Estimates for RRT range from 1 to 5% of hospitalized patients. Among critically ill patients, need for CRRT range</w:t>
      </w:r>
      <w:r>
        <w:t xml:space="preserve">s from 5 to 23% </w:t>
      </w:r>
    </w:p>
    <w:p w14:paraId="66927547" w14:textId="77777777" w:rsidR="00327D66" w:rsidRDefault="00C932BA">
      <w:pPr>
        <w:numPr>
          <w:ilvl w:val="3"/>
          <w:numId w:val="1"/>
        </w:numPr>
        <w:tabs>
          <w:tab w:val="left" w:pos="380"/>
        </w:tabs>
      </w:pPr>
      <w:r>
        <w:t>Few studies have reported outcomes of RRT. One case series reported that out of 191 patients, 10 received CRRT, and all 10 died (</w:t>
      </w:r>
      <w:hyperlink r:id="rId409">
        <w:r>
          <w:rPr>
            <w:color w:val="1155CC"/>
            <w:u w:val="single"/>
          </w:rPr>
          <w:t xml:space="preserve">Zhou et al, </w:t>
        </w:r>
      </w:hyperlink>
      <w:hyperlink r:id="rId410">
        <w:r>
          <w:rPr>
            <w:i/>
            <w:color w:val="1155CC"/>
            <w:u w:val="single"/>
          </w:rPr>
          <w:t>Lancet</w:t>
        </w:r>
      </w:hyperlink>
      <w:hyperlink r:id="rId411">
        <w:r>
          <w:rPr>
            <w:color w:val="1155CC"/>
            <w:u w:val="single"/>
          </w:rPr>
          <w:t>, 2020</w:t>
        </w:r>
      </w:hyperlink>
      <w:r>
        <w:t>).</w:t>
      </w:r>
    </w:p>
    <w:p w14:paraId="1BAA1603" w14:textId="77777777" w:rsidR="00327D66" w:rsidRDefault="00C932BA">
      <w:pPr>
        <w:numPr>
          <w:ilvl w:val="2"/>
          <w:numId w:val="1"/>
        </w:numPr>
        <w:tabs>
          <w:tab w:val="left" w:pos="380"/>
        </w:tabs>
      </w:pPr>
      <w:r>
        <w:t xml:space="preserve">Renal will be coordinating RRT continuation and initiation </w:t>
      </w:r>
    </w:p>
    <w:p w14:paraId="671B362C" w14:textId="77777777" w:rsidR="00327D66" w:rsidRDefault="00C932BA">
      <w:pPr>
        <w:numPr>
          <w:ilvl w:val="3"/>
          <w:numId w:val="1"/>
        </w:numPr>
        <w:tabs>
          <w:tab w:val="left" w:pos="380"/>
        </w:tabs>
      </w:pPr>
      <w:r>
        <w:t>Indications for dialysis in COVID-19 patients are the same as the indications for all patients.</w:t>
      </w:r>
    </w:p>
    <w:p w14:paraId="19FA21F5" w14:textId="77777777" w:rsidR="00327D66" w:rsidRDefault="00C932BA">
      <w:pPr>
        <w:numPr>
          <w:ilvl w:val="2"/>
          <w:numId w:val="1"/>
        </w:numPr>
        <w:tabs>
          <w:tab w:val="left" w:pos="380"/>
        </w:tabs>
      </w:pPr>
      <w:r>
        <w:t>ICU nephrology will determine the need, timing, and modality of renal replacement on a case-by-case basis.</w:t>
      </w:r>
    </w:p>
    <w:p w14:paraId="2BF58407" w14:textId="77777777" w:rsidR="00327D66" w:rsidRDefault="00C932BA">
      <w:pPr>
        <w:numPr>
          <w:ilvl w:val="1"/>
          <w:numId w:val="1"/>
        </w:numPr>
        <w:tabs>
          <w:tab w:val="left" w:pos="380"/>
        </w:tabs>
      </w:pPr>
      <w:r>
        <w:rPr>
          <w:b/>
        </w:rPr>
        <w:t>Prognosis:</w:t>
      </w:r>
    </w:p>
    <w:p w14:paraId="04D6DA16" w14:textId="77777777" w:rsidR="00327D66" w:rsidRDefault="00C932BA">
      <w:pPr>
        <w:numPr>
          <w:ilvl w:val="2"/>
          <w:numId w:val="1"/>
        </w:numPr>
        <w:tabs>
          <w:tab w:val="left" w:pos="380"/>
        </w:tabs>
      </w:pPr>
      <w:r>
        <w:t>Increased serum creatine, BUN, AKI, protei</w:t>
      </w:r>
      <w:r>
        <w:t>nuria, or hematuria are each independent risk factors for in-hospital death (</w:t>
      </w:r>
      <w:hyperlink r:id="rId412">
        <w:r>
          <w:rPr>
            <w:color w:val="1155CC"/>
            <w:u w:val="single"/>
          </w:rPr>
          <w:t xml:space="preserve">Cheng et al, </w:t>
        </w:r>
      </w:hyperlink>
      <w:hyperlink r:id="rId413">
        <w:proofErr w:type="spellStart"/>
        <w:r>
          <w:rPr>
            <w:i/>
            <w:color w:val="1155CC"/>
            <w:u w:val="single"/>
          </w:rPr>
          <w:t>medRxiv</w:t>
        </w:r>
        <w:proofErr w:type="spellEnd"/>
      </w:hyperlink>
      <w:hyperlink r:id="rId414">
        <w:r>
          <w:rPr>
            <w:color w:val="1155CC"/>
            <w:u w:val="single"/>
          </w:rPr>
          <w:t>, 2020 preprint</w:t>
        </w:r>
      </w:hyperlink>
      <w:r>
        <w:t xml:space="preserve">) </w:t>
      </w:r>
    </w:p>
    <w:p w14:paraId="417933CA" w14:textId="77777777" w:rsidR="00327D66" w:rsidRDefault="00C932BA">
      <w:pPr>
        <w:numPr>
          <w:ilvl w:val="2"/>
          <w:numId w:val="1"/>
        </w:numPr>
        <w:tabs>
          <w:tab w:val="left" w:pos="380"/>
        </w:tabs>
      </w:pPr>
      <w:r>
        <w:t>In two other studies, non-survivors had higher BUN and creatinine and higher rates of AKI (</w:t>
      </w:r>
      <w:hyperlink r:id="rId415">
        <w:r>
          <w:rPr>
            <w:color w:val="1155CC"/>
            <w:u w:val="single"/>
          </w:rPr>
          <w:t xml:space="preserve">Wang et al, </w:t>
        </w:r>
      </w:hyperlink>
      <w:hyperlink r:id="rId416">
        <w:r>
          <w:rPr>
            <w:i/>
            <w:color w:val="1155CC"/>
            <w:u w:val="single"/>
          </w:rPr>
          <w:t>JAMA</w:t>
        </w:r>
      </w:hyperlink>
      <w:hyperlink r:id="rId417">
        <w:r>
          <w:rPr>
            <w:color w:val="1155CC"/>
            <w:u w:val="single"/>
          </w:rPr>
          <w:t>, 2020</w:t>
        </w:r>
      </w:hyperlink>
      <w:r>
        <w:rPr>
          <w:i/>
        </w:rPr>
        <w:t xml:space="preserve">; </w:t>
      </w:r>
      <w:hyperlink r:id="rId418">
        <w:r>
          <w:rPr>
            <w:color w:val="1155CC"/>
            <w:u w:val="single"/>
          </w:rPr>
          <w:t>Yang et al</w:t>
        </w:r>
      </w:hyperlink>
      <w:hyperlink r:id="rId419">
        <w:r>
          <w:rPr>
            <w:i/>
            <w:color w:val="1155CC"/>
            <w:u w:val="single"/>
          </w:rPr>
          <w:t xml:space="preserve">, Lancet Respir Med, </w:t>
        </w:r>
      </w:hyperlink>
      <w:hyperlink r:id="rId420">
        <w:r>
          <w:rPr>
            <w:color w:val="1155CC"/>
            <w:u w:val="single"/>
          </w:rPr>
          <w:t>2020</w:t>
        </w:r>
      </w:hyperlink>
      <w:hyperlink r:id="rId421">
        <w:r>
          <w:rPr>
            <w:color w:val="1155CC"/>
            <w:u w:val="single"/>
          </w:rPr>
          <w:t>)</w:t>
        </w:r>
      </w:hyperlink>
      <w:r>
        <w:t>.</w:t>
      </w:r>
    </w:p>
    <w:p w14:paraId="61C4B641" w14:textId="77777777" w:rsidR="00327D66" w:rsidRDefault="00C932BA">
      <w:pPr>
        <w:numPr>
          <w:ilvl w:val="2"/>
          <w:numId w:val="1"/>
        </w:numPr>
        <w:tabs>
          <w:tab w:val="left" w:pos="380"/>
        </w:tabs>
      </w:pPr>
      <w:r>
        <w:t>Another study found that higher BUN and c</w:t>
      </w:r>
      <w:r>
        <w:t>reatinine are associated with progression to ARDS, and higher BUN (though not creatinine) is associated with death (HR 1.06-1.20) (</w:t>
      </w:r>
      <w:hyperlink r:id="rId422">
        <w:r>
          <w:rPr>
            <w:color w:val="1155CC"/>
            <w:u w:val="single"/>
          </w:rPr>
          <w:t>Wu et al</w:t>
        </w:r>
      </w:hyperlink>
      <w:hyperlink r:id="rId423">
        <w:r>
          <w:rPr>
            <w:i/>
            <w:color w:val="1155CC"/>
            <w:u w:val="single"/>
          </w:rPr>
          <w:t xml:space="preserve">, JAMA Intern Med, </w:t>
        </w:r>
      </w:hyperlink>
      <w:hyperlink r:id="rId424">
        <w:r>
          <w:rPr>
            <w:color w:val="1155CC"/>
            <w:u w:val="single"/>
          </w:rPr>
          <w:t>2020</w:t>
        </w:r>
      </w:hyperlink>
      <w:r>
        <w:t>).</w:t>
      </w:r>
    </w:p>
    <w:p w14:paraId="5290CEB4" w14:textId="77777777" w:rsidR="00327D66" w:rsidRDefault="00C932BA">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w:t>
      </w:r>
      <w:r>
        <w:t>) (</w:t>
      </w:r>
      <w:hyperlink r:id="rId425">
        <w:r>
          <w:rPr>
            <w:color w:val="1155CC"/>
            <w:u w:val="single"/>
          </w:rPr>
          <w:t>Chu et al</w:t>
        </w:r>
      </w:hyperlink>
      <w:hyperlink r:id="rId426">
        <w:r>
          <w:rPr>
            <w:i/>
            <w:color w:val="1155CC"/>
            <w:u w:val="single"/>
          </w:rPr>
          <w:t>, Kidney Int</w:t>
        </w:r>
      </w:hyperlink>
      <w:hyperlink r:id="rId427">
        <w:r>
          <w:rPr>
            <w:color w:val="1155CC"/>
            <w:u w:val="single"/>
          </w:rPr>
          <w:t>,</w:t>
        </w:r>
      </w:hyperlink>
      <w:hyperlink r:id="rId428">
        <w:r>
          <w:rPr>
            <w:i/>
            <w:color w:val="1155CC"/>
            <w:u w:val="single"/>
          </w:rPr>
          <w:t xml:space="preserve"> </w:t>
        </w:r>
      </w:hyperlink>
      <w:hyperlink r:id="rId429">
        <w:r>
          <w:rPr>
            <w:color w:val="1155CC"/>
            <w:u w:val="single"/>
          </w:rPr>
          <w:t>2005</w:t>
        </w:r>
      </w:hyperlink>
      <w:r>
        <w:t>).</w:t>
      </w:r>
    </w:p>
    <w:p w14:paraId="1856A93B" w14:textId="77777777" w:rsidR="00327D66" w:rsidRDefault="00C932BA">
      <w:pPr>
        <w:pStyle w:val="Heading1"/>
        <w:tabs>
          <w:tab w:val="left" w:pos="380"/>
        </w:tabs>
      </w:pPr>
      <w:bookmarkStart w:id="70" w:name="_l3i6lcz3jr27" w:colFirst="0" w:colLast="0"/>
      <w:bookmarkEnd w:id="70"/>
      <w:r>
        <w:lastRenderedPageBreak/>
        <w:t>Chapter 9: Neurologic Manifestations</w:t>
      </w:r>
    </w:p>
    <w:p w14:paraId="4FA70E1B" w14:textId="77777777" w:rsidR="00327D66" w:rsidRDefault="00C932BA">
      <w:pPr>
        <w:pStyle w:val="Heading2"/>
        <w:numPr>
          <w:ilvl w:val="0"/>
          <w:numId w:val="7"/>
        </w:numPr>
        <w:tabs>
          <w:tab w:val="left" w:pos="380"/>
        </w:tabs>
        <w:rPr>
          <w:i/>
        </w:rPr>
      </w:pPr>
      <w:bookmarkStart w:id="71" w:name="_re121qwdw46p" w:colFirst="0" w:colLast="0"/>
      <w:bookmarkEnd w:id="71"/>
      <w:r>
        <w:rPr>
          <w:i/>
        </w:rPr>
        <w:t>This section is in process</w:t>
      </w:r>
    </w:p>
    <w:p w14:paraId="56D4FB32" w14:textId="77777777" w:rsidR="00327D66" w:rsidRDefault="00C932BA">
      <w:pPr>
        <w:pStyle w:val="Heading1"/>
        <w:tabs>
          <w:tab w:val="left" w:pos="380"/>
        </w:tabs>
      </w:pPr>
      <w:bookmarkStart w:id="72" w:name="_3bex1cmwi8kf" w:colFirst="0" w:colLast="0"/>
      <w:bookmarkEnd w:id="72"/>
      <w:r>
        <w:t>Chapter 10: GI Manifestations</w:t>
      </w:r>
    </w:p>
    <w:p w14:paraId="43B5A1C1" w14:textId="77777777" w:rsidR="00327D66" w:rsidRDefault="00C932BA">
      <w:pPr>
        <w:pStyle w:val="Heading2"/>
        <w:numPr>
          <w:ilvl w:val="0"/>
          <w:numId w:val="14"/>
        </w:numPr>
        <w:shd w:val="clear" w:color="auto" w:fill="FFFFFF"/>
        <w:spacing w:before="0" w:after="0"/>
      </w:pPr>
      <w:bookmarkStart w:id="73" w:name="_fg1hqkm6u1r8" w:colFirst="0" w:colLast="0"/>
      <w:bookmarkEnd w:id="73"/>
      <w:r>
        <w:t>Liver Disease</w:t>
      </w:r>
    </w:p>
    <w:p w14:paraId="2A0B34DE" w14:textId="77777777" w:rsidR="00327D66" w:rsidRDefault="00C932BA">
      <w:pPr>
        <w:numPr>
          <w:ilvl w:val="1"/>
          <w:numId w:val="14"/>
        </w:numPr>
        <w:shd w:val="clear" w:color="auto" w:fill="FFFFFF"/>
        <w:rPr>
          <w:b/>
        </w:rPr>
      </w:pPr>
      <w:r>
        <w:rPr>
          <w:b/>
        </w:rPr>
        <w:t>Incidence:</w:t>
      </w:r>
    </w:p>
    <w:p w14:paraId="0AF7F4A1" w14:textId="77777777" w:rsidR="00327D66" w:rsidRDefault="00C932BA">
      <w:pPr>
        <w:numPr>
          <w:ilvl w:val="2"/>
          <w:numId w:val="14"/>
        </w:numPr>
        <w:shd w:val="clear" w:color="auto" w:fill="FFFFFF"/>
      </w:pPr>
      <w:r>
        <w:t>Up to 53% of patients had abnormal alanine am</w:t>
      </w:r>
      <w:r>
        <w:t>inotransferase (ALT) and aspartate aminotransferase (AST) (</w:t>
      </w:r>
      <w:hyperlink r:id="rId430">
        <w:r>
          <w:rPr>
            <w:color w:val="1155CC"/>
            <w:u w:val="single"/>
          </w:rPr>
          <w:t>Zhang et al</w:t>
        </w:r>
      </w:hyperlink>
      <w:hyperlink r:id="rId431">
        <w:r>
          <w:rPr>
            <w:i/>
            <w:color w:val="1155CC"/>
            <w:u w:val="single"/>
          </w:rPr>
          <w:t xml:space="preserve">, Lancet Gastroenterol </w:t>
        </w:r>
        <w:proofErr w:type="spellStart"/>
        <w:r>
          <w:rPr>
            <w:i/>
            <w:color w:val="1155CC"/>
            <w:u w:val="single"/>
          </w:rPr>
          <w:t>Hepatol</w:t>
        </w:r>
        <w:proofErr w:type="spellEnd"/>
        <w:r>
          <w:rPr>
            <w:i/>
            <w:color w:val="1155CC"/>
            <w:u w:val="single"/>
          </w:rPr>
          <w:t xml:space="preserve">, </w:t>
        </w:r>
      </w:hyperlink>
      <w:hyperlink r:id="rId432">
        <w:r>
          <w:rPr>
            <w:color w:val="1155CC"/>
            <w:u w:val="single"/>
          </w:rPr>
          <w:t>2020</w:t>
        </w:r>
      </w:hyperlink>
      <w:r>
        <w:t>).</w:t>
      </w:r>
    </w:p>
    <w:p w14:paraId="65707F01" w14:textId="77777777" w:rsidR="00327D66" w:rsidRDefault="00C932BA">
      <w:pPr>
        <w:numPr>
          <w:ilvl w:val="1"/>
          <w:numId w:val="14"/>
        </w:numPr>
        <w:shd w:val="clear" w:color="auto" w:fill="FFFFFF"/>
        <w:rPr>
          <w:b/>
        </w:rPr>
      </w:pPr>
      <w:r>
        <w:rPr>
          <w:b/>
        </w:rPr>
        <w:t>Pathophysiology:</w:t>
      </w:r>
    </w:p>
    <w:p w14:paraId="27C5443F" w14:textId="77777777" w:rsidR="00327D66" w:rsidRDefault="00C932BA">
      <w:pPr>
        <w:numPr>
          <w:ilvl w:val="2"/>
          <w:numId w:val="14"/>
        </w:numPr>
        <w:shd w:val="clear" w:color="auto" w:fill="FFFFFF"/>
      </w:pPr>
      <w:r>
        <w:t xml:space="preserve">Possible mechanisms of liver injury include: </w:t>
      </w:r>
    </w:p>
    <w:p w14:paraId="55D7FA87" w14:textId="77777777" w:rsidR="00327D66" w:rsidRDefault="00C932BA">
      <w:pPr>
        <w:numPr>
          <w:ilvl w:val="3"/>
          <w:numId w:val="14"/>
        </w:numPr>
        <w:shd w:val="clear" w:color="auto" w:fill="FFFFFF"/>
      </w:pPr>
      <w:r>
        <w:t>Direct viral infection of liver cells (2-10% of patients have diarrhea; COVID-19 found in stool samples)</w:t>
      </w:r>
    </w:p>
    <w:p w14:paraId="59B2FE7C" w14:textId="77777777" w:rsidR="00327D66" w:rsidRDefault="00C932BA">
      <w:pPr>
        <w:numPr>
          <w:ilvl w:val="3"/>
          <w:numId w:val="14"/>
        </w:numPr>
        <w:shd w:val="clear" w:color="auto" w:fill="FFFFFF"/>
      </w:pPr>
      <w:r>
        <w:t xml:space="preserve">Drug hepatotoxicity </w:t>
      </w:r>
    </w:p>
    <w:p w14:paraId="42D9B509" w14:textId="77777777" w:rsidR="00327D66" w:rsidRDefault="00C932BA">
      <w:pPr>
        <w:numPr>
          <w:ilvl w:val="3"/>
          <w:numId w:val="14"/>
        </w:numPr>
        <w:shd w:val="clear" w:color="auto" w:fill="FFFFFF"/>
      </w:pPr>
      <w:r>
        <w:t>Cytokine storm</w:t>
      </w:r>
    </w:p>
    <w:p w14:paraId="3502F9E1" w14:textId="77777777" w:rsidR="00327D66" w:rsidRDefault="00C932BA">
      <w:pPr>
        <w:numPr>
          <w:ilvl w:val="3"/>
          <w:numId w:val="14"/>
        </w:numPr>
        <w:shd w:val="clear" w:color="auto" w:fill="FFFFFF"/>
      </w:pPr>
      <w:r>
        <w:t>Shock</w:t>
      </w:r>
    </w:p>
    <w:p w14:paraId="4E38FDE3" w14:textId="77777777" w:rsidR="00327D66" w:rsidRDefault="00C932BA">
      <w:pPr>
        <w:numPr>
          <w:ilvl w:val="1"/>
          <w:numId w:val="14"/>
        </w:numPr>
        <w:shd w:val="clear" w:color="auto" w:fill="FFFFFF"/>
        <w:rPr>
          <w:b/>
        </w:rPr>
      </w:pPr>
      <w:r>
        <w:rPr>
          <w:b/>
        </w:rPr>
        <w:t>Time course:</w:t>
      </w:r>
    </w:p>
    <w:p w14:paraId="7B70BC70" w14:textId="77777777" w:rsidR="00327D66" w:rsidRDefault="00C932BA">
      <w:pPr>
        <w:numPr>
          <w:ilvl w:val="2"/>
          <w:numId w:val="14"/>
        </w:numPr>
        <w:shd w:val="clear" w:color="auto" w:fill="FFFFFF"/>
      </w:pPr>
      <w:r>
        <w:t>In general, liver injury in mild COVID-19 disease is transient and self-resolving. However,</w:t>
      </w:r>
      <w:r>
        <w:rPr>
          <w:i/>
        </w:rPr>
        <w:t xml:space="preserve"> </w:t>
      </w:r>
      <w:r>
        <w:t>liver injury correlates with severity</w:t>
      </w:r>
    </w:p>
    <w:p w14:paraId="2EF9FFC3" w14:textId="77777777" w:rsidR="00327D66" w:rsidRDefault="00C932BA">
      <w:pPr>
        <w:numPr>
          <w:ilvl w:val="3"/>
          <w:numId w:val="14"/>
        </w:numPr>
        <w:shd w:val="clear" w:color="auto" w:fill="FFFFFF"/>
      </w:pPr>
      <w:r>
        <w:t>ALT &gt; 40 is associated with higher odds of in-hospital death (</w:t>
      </w:r>
      <w:hyperlink r:id="rId433">
        <w:r>
          <w:rPr>
            <w:color w:val="1155CC"/>
            <w:u w:val="single"/>
          </w:rPr>
          <w:t xml:space="preserve">Zhou et al, </w:t>
        </w:r>
      </w:hyperlink>
      <w:hyperlink r:id="rId434">
        <w:r>
          <w:rPr>
            <w:i/>
            <w:color w:val="1155CC"/>
            <w:u w:val="single"/>
          </w:rPr>
          <w:t>Lancet</w:t>
        </w:r>
      </w:hyperlink>
      <w:hyperlink r:id="rId435">
        <w:r>
          <w:rPr>
            <w:color w:val="1155CC"/>
            <w:u w:val="single"/>
          </w:rPr>
          <w:t>, 2020</w:t>
        </w:r>
      </w:hyperlink>
      <w:r>
        <w:t>).</w:t>
      </w:r>
    </w:p>
    <w:p w14:paraId="47D5A50B" w14:textId="77777777" w:rsidR="00327D66" w:rsidRDefault="00C932BA">
      <w:pPr>
        <w:numPr>
          <w:ilvl w:val="3"/>
          <w:numId w:val="14"/>
        </w:numPr>
        <w:shd w:val="clear" w:color="auto" w:fill="FFFFFF"/>
      </w:pPr>
      <w:r>
        <w:t>AST is associated with progression to ARDS but not death; total bilirubin is associated with both progression to ARDS and death (</w:t>
      </w:r>
      <w:hyperlink r:id="rId436">
        <w:r>
          <w:rPr>
            <w:color w:val="1155CC"/>
            <w:u w:val="single"/>
          </w:rPr>
          <w:t>Wu et al</w:t>
        </w:r>
      </w:hyperlink>
      <w:hyperlink r:id="rId437">
        <w:r>
          <w:rPr>
            <w:i/>
            <w:color w:val="1155CC"/>
            <w:u w:val="single"/>
          </w:rPr>
          <w:t xml:space="preserve">, JAMA Intern Med, </w:t>
        </w:r>
      </w:hyperlink>
      <w:hyperlink r:id="rId438">
        <w:r>
          <w:rPr>
            <w:color w:val="1155CC"/>
            <w:u w:val="single"/>
          </w:rPr>
          <w:t>2020</w:t>
        </w:r>
      </w:hyperlink>
      <w:r>
        <w:t>).</w:t>
      </w:r>
    </w:p>
    <w:p w14:paraId="6A298297" w14:textId="77777777" w:rsidR="00327D66" w:rsidRDefault="00C932BA">
      <w:pPr>
        <w:numPr>
          <w:ilvl w:val="1"/>
          <w:numId w:val="14"/>
        </w:numPr>
        <w:shd w:val="clear" w:color="auto" w:fill="FFFFFF"/>
        <w:rPr>
          <w:b/>
        </w:rPr>
      </w:pPr>
      <w:r>
        <w:rPr>
          <w:b/>
        </w:rPr>
        <w:t xml:space="preserve">Monitoring: </w:t>
      </w:r>
    </w:p>
    <w:p w14:paraId="5583D4C3" w14:textId="77777777" w:rsidR="00327D66" w:rsidRDefault="00C932BA">
      <w:pPr>
        <w:numPr>
          <w:ilvl w:val="2"/>
          <w:numId w:val="14"/>
        </w:numPr>
        <w:shd w:val="clear" w:color="auto" w:fill="FFFFFF"/>
        <w:rPr>
          <w:i/>
        </w:rPr>
      </w:pPr>
      <w:r>
        <w:t>Monitor LFTs every third day</w:t>
      </w:r>
    </w:p>
    <w:p w14:paraId="3D862AFC" w14:textId="77777777" w:rsidR="00327D66" w:rsidRDefault="00C932BA">
      <w:pPr>
        <w:numPr>
          <w:ilvl w:val="3"/>
          <w:numId w:val="14"/>
        </w:numPr>
      </w:pPr>
      <w:r>
        <w:t>If on hepatotoxic medications, monitor more frequently in conjunction with pharmacy.</w:t>
      </w:r>
    </w:p>
    <w:p w14:paraId="5F2BDFD5" w14:textId="77777777" w:rsidR="00327D66" w:rsidRDefault="00C932BA">
      <w:pPr>
        <w:numPr>
          <w:ilvl w:val="3"/>
          <w:numId w:val="14"/>
        </w:numPr>
      </w:pPr>
      <w:r>
        <w:t>If starting</w:t>
      </w:r>
      <w:r>
        <w:t xml:space="preserve"> L</w:t>
      </w:r>
      <w:r>
        <w:t>opinavir/</w:t>
      </w:r>
      <w:r>
        <w:t>R</w:t>
      </w:r>
      <w:r>
        <w:t xml:space="preserve">itonavir and </w:t>
      </w:r>
      <w:r>
        <w:t>C</w:t>
      </w:r>
      <w:r>
        <w:t>hloroquine, monitor LFTs daily.</w:t>
      </w:r>
    </w:p>
    <w:p w14:paraId="3136E9DD" w14:textId="77777777" w:rsidR="00327D66" w:rsidRDefault="00C932BA">
      <w:pPr>
        <w:numPr>
          <w:ilvl w:val="2"/>
          <w:numId w:val="14"/>
        </w:numPr>
      </w:pPr>
      <w:r>
        <w:t>Workup for other etiologies of liver injury with RUQUS, doppler ultrasound, hepatitis serologies, etc., as clinically indicated.</w:t>
      </w:r>
    </w:p>
    <w:p w14:paraId="22B683F3" w14:textId="77777777" w:rsidR="00327D66" w:rsidRDefault="00C932BA">
      <w:pPr>
        <w:numPr>
          <w:ilvl w:val="1"/>
          <w:numId w:val="14"/>
        </w:numPr>
        <w:rPr>
          <w:b/>
        </w:rPr>
      </w:pPr>
      <w:r>
        <w:rPr>
          <w:b/>
        </w:rPr>
        <w:t>Management:</w:t>
      </w:r>
    </w:p>
    <w:p w14:paraId="4EF0D1C0" w14:textId="77777777" w:rsidR="00327D66" w:rsidRDefault="00C932BA">
      <w:pPr>
        <w:numPr>
          <w:ilvl w:val="2"/>
          <w:numId w:val="14"/>
        </w:numPr>
      </w:pPr>
      <w:r>
        <w:t xml:space="preserve">Consult GI/Hepatology if concern for acute liver failure </w:t>
      </w:r>
      <w:r>
        <w:t>(severe liver injury with elevated bilirubin, encephalopathy, and INR &gt;1.5).</w:t>
      </w:r>
    </w:p>
    <w:p w14:paraId="07AB8FBD" w14:textId="77777777" w:rsidR="00327D66" w:rsidRDefault="00C932BA">
      <w:pPr>
        <w:numPr>
          <w:ilvl w:val="2"/>
          <w:numId w:val="14"/>
        </w:numPr>
      </w:pPr>
      <w:r>
        <w:t>Run medication list for all possible offending agents and discontinue where possible.</w:t>
      </w:r>
    </w:p>
    <w:p w14:paraId="5BB60918" w14:textId="77777777" w:rsidR="00327D66" w:rsidRDefault="00C932BA">
      <w:pPr>
        <w:numPr>
          <w:ilvl w:val="2"/>
          <w:numId w:val="14"/>
        </w:numPr>
      </w:pPr>
      <w:r>
        <w:t>N-</w:t>
      </w:r>
      <w:proofErr w:type="gramStart"/>
      <w:r>
        <w:t>Acetyl-Cysteine</w:t>
      </w:r>
      <w:proofErr w:type="gramEnd"/>
      <w:r>
        <w:t xml:space="preserve"> is not recommended at this time due to significant volume load. </w:t>
      </w:r>
      <w:r>
        <w:t>Chinese stu</w:t>
      </w:r>
      <w:r>
        <w:t xml:space="preserve">dies refer to giving “liver protective drugs” in case of severe liver injury but </w:t>
      </w:r>
      <w:r>
        <w:t>we recommend against this for now.</w:t>
      </w:r>
    </w:p>
    <w:p w14:paraId="7187C9D6" w14:textId="77777777" w:rsidR="00327D66" w:rsidRDefault="00C932BA">
      <w:pPr>
        <w:numPr>
          <w:ilvl w:val="2"/>
          <w:numId w:val="14"/>
        </w:numPr>
      </w:pPr>
      <w:r>
        <w:lastRenderedPageBreak/>
        <w:t xml:space="preserve">There are no current </w:t>
      </w:r>
      <w:r>
        <w:t>guidelines for treatment of COVID-19 patients with underlying cirrhosis, but societies such as AASLD are working on reg</w:t>
      </w:r>
      <w:r>
        <w:t>istries of these patients.</w:t>
      </w:r>
    </w:p>
    <w:p w14:paraId="01571B12" w14:textId="77777777" w:rsidR="00327D66" w:rsidRDefault="00C932BA">
      <w:pPr>
        <w:pStyle w:val="Heading2"/>
        <w:numPr>
          <w:ilvl w:val="0"/>
          <w:numId w:val="14"/>
        </w:numPr>
        <w:spacing w:before="0" w:after="0"/>
      </w:pPr>
      <w:bookmarkStart w:id="74" w:name="_oib35n6c5egi" w:colFirst="0" w:colLast="0"/>
      <w:bookmarkEnd w:id="74"/>
      <w:r>
        <w:t>Diarrheal illness</w:t>
      </w:r>
    </w:p>
    <w:p w14:paraId="05B62CA0" w14:textId="77777777" w:rsidR="00327D66" w:rsidRDefault="00C932BA">
      <w:pPr>
        <w:numPr>
          <w:ilvl w:val="1"/>
          <w:numId w:val="14"/>
        </w:numPr>
        <w:rPr>
          <w:i/>
        </w:rPr>
      </w:pPr>
      <w:r>
        <w:rPr>
          <w:i/>
        </w:rPr>
        <w:t>This section is in process</w:t>
      </w:r>
    </w:p>
    <w:p w14:paraId="38DABA9D" w14:textId="77777777" w:rsidR="00327D66" w:rsidRDefault="00327D66"/>
    <w:p w14:paraId="3A35D8C2" w14:textId="77777777" w:rsidR="00327D66" w:rsidRDefault="00C932BA">
      <w:pPr>
        <w:pStyle w:val="Heading1"/>
      </w:pPr>
      <w:bookmarkStart w:id="75" w:name="_3t7qv2pes3vn" w:colFirst="0" w:colLast="0"/>
      <w:bookmarkEnd w:id="75"/>
      <w:r>
        <w:t xml:space="preserve">Chapter 11: Considerations for Oncology Patients </w:t>
      </w:r>
    </w:p>
    <w:p w14:paraId="3EC95C26" w14:textId="77777777" w:rsidR="00327D66" w:rsidRDefault="00C932BA">
      <w:pPr>
        <w:pStyle w:val="Heading2"/>
        <w:numPr>
          <w:ilvl w:val="0"/>
          <w:numId w:val="10"/>
        </w:numPr>
        <w:spacing w:after="0"/>
      </w:pPr>
      <w:bookmarkStart w:id="76" w:name="_oioc8nnnirmx" w:colFirst="0" w:colLast="0"/>
      <w:bookmarkEnd w:id="76"/>
      <w:r>
        <w:t>General principles</w:t>
      </w:r>
    </w:p>
    <w:p w14:paraId="4DE0F732" w14:textId="77777777" w:rsidR="00327D66" w:rsidRDefault="00C932BA">
      <w:pPr>
        <w:numPr>
          <w:ilvl w:val="1"/>
          <w:numId w:val="10"/>
        </w:numPr>
        <w:rPr>
          <w:b/>
        </w:rPr>
      </w:pPr>
      <w:r>
        <w:rPr>
          <w:b/>
        </w:rPr>
        <w:t>Data:</w:t>
      </w:r>
    </w:p>
    <w:p w14:paraId="4A780764" w14:textId="77777777" w:rsidR="00327D66" w:rsidRDefault="00C932BA">
      <w:pPr>
        <w:numPr>
          <w:ilvl w:val="2"/>
          <w:numId w:val="10"/>
        </w:numPr>
      </w:pPr>
      <w:r>
        <w:t>As of March 16, 2020, there are no available published data specific to COVID-19 management in oncologic or immunosuppressed patients.</w:t>
      </w:r>
    </w:p>
    <w:p w14:paraId="79C05314" w14:textId="77777777" w:rsidR="00327D66" w:rsidRDefault="00C932BA">
      <w:pPr>
        <w:numPr>
          <w:ilvl w:val="1"/>
          <w:numId w:val="10"/>
        </w:numPr>
        <w:rPr>
          <w:b/>
        </w:rPr>
      </w:pPr>
      <w:r>
        <w:rPr>
          <w:b/>
        </w:rPr>
        <w:t xml:space="preserve">Oncology Consultation/Coverage: </w:t>
      </w:r>
    </w:p>
    <w:p w14:paraId="6240189B" w14:textId="77777777" w:rsidR="00327D66" w:rsidRDefault="00C932BA">
      <w:pPr>
        <w:numPr>
          <w:ilvl w:val="2"/>
          <w:numId w:val="10"/>
        </w:numPr>
      </w:pPr>
      <w:r>
        <w:t xml:space="preserve">For established DFCI patients, oncology consultation and guidance </w:t>
      </w:r>
      <w:proofErr w:type="gramStart"/>
      <w:r>
        <w:t>is</w:t>
      </w:r>
      <w:proofErr w:type="gramEnd"/>
      <w:r>
        <w:t xml:space="preserve"> provided by each pa</w:t>
      </w:r>
      <w:r>
        <w:t xml:space="preserve">tient’s primary oncologist (or coverage). </w:t>
      </w:r>
    </w:p>
    <w:p w14:paraId="4FFCD357" w14:textId="77777777" w:rsidR="00327D66" w:rsidRDefault="00C932BA">
      <w:pPr>
        <w:numPr>
          <w:ilvl w:val="3"/>
          <w:numId w:val="10"/>
        </w:numPr>
      </w:pPr>
      <w:r>
        <w:t>Contact primary oncologist via page, not the general pager.</w:t>
      </w:r>
    </w:p>
    <w:p w14:paraId="31449310" w14:textId="77777777" w:rsidR="00327D66" w:rsidRDefault="00C932BA">
      <w:pPr>
        <w:numPr>
          <w:ilvl w:val="1"/>
          <w:numId w:val="10"/>
        </w:numPr>
        <w:rPr>
          <w:b/>
        </w:rPr>
      </w:pPr>
      <w:r>
        <w:rPr>
          <w:b/>
        </w:rPr>
        <w:t xml:space="preserve">Prognosis: </w:t>
      </w:r>
    </w:p>
    <w:p w14:paraId="2ECA9A37" w14:textId="77777777" w:rsidR="00327D66" w:rsidRDefault="00C932BA">
      <w:pPr>
        <w:numPr>
          <w:ilvl w:val="2"/>
          <w:numId w:val="10"/>
        </w:numPr>
      </w:pPr>
      <w:r>
        <w:t>Many patients have reasonable or even good prognosis with current therapies. Do not assume a prognosis, involve outpatient attending.</w:t>
      </w:r>
    </w:p>
    <w:p w14:paraId="2D8AFBCF" w14:textId="77777777" w:rsidR="00327D66" w:rsidRDefault="00C932BA">
      <w:pPr>
        <w:numPr>
          <w:ilvl w:val="1"/>
          <w:numId w:val="10"/>
        </w:numPr>
        <w:rPr>
          <w:b/>
        </w:rPr>
      </w:pPr>
      <w:r>
        <w:rPr>
          <w:b/>
        </w:rPr>
        <w:t xml:space="preserve">Meds: </w:t>
      </w:r>
    </w:p>
    <w:p w14:paraId="47EB0725" w14:textId="77777777" w:rsidR="00327D66" w:rsidRDefault="00C932BA">
      <w:pPr>
        <w:numPr>
          <w:ilvl w:val="2"/>
          <w:numId w:val="10"/>
        </w:numPr>
      </w:pPr>
      <w:r>
        <w:t>Check in Epic medications tab and in “Research: Active” tab.</w:t>
      </w:r>
    </w:p>
    <w:p w14:paraId="1E7DF334" w14:textId="77777777" w:rsidR="00327D66" w:rsidRDefault="00C932BA">
      <w:pPr>
        <w:numPr>
          <w:ilvl w:val="1"/>
          <w:numId w:val="10"/>
        </w:numPr>
        <w:rPr>
          <w:b/>
        </w:rPr>
      </w:pPr>
      <w:r>
        <w:rPr>
          <w:b/>
        </w:rPr>
        <w:t xml:space="preserve">Workup: </w:t>
      </w:r>
    </w:p>
    <w:p w14:paraId="60E7E6C8" w14:textId="77777777" w:rsidR="00327D66" w:rsidRDefault="00C932BA">
      <w:pPr>
        <w:numPr>
          <w:ilvl w:val="2"/>
          <w:numId w:val="10"/>
        </w:numPr>
      </w:pPr>
      <w:r>
        <w:t xml:space="preserve">Labs: </w:t>
      </w:r>
    </w:p>
    <w:p w14:paraId="3B8D7F24" w14:textId="77777777" w:rsidR="00327D66" w:rsidRDefault="00C932BA">
      <w:pPr>
        <w:numPr>
          <w:ilvl w:val="3"/>
          <w:numId w:val="10"/>
        </w:numPr>
      </w:pPr>
      <w:r>
        <w:t>Weekly glucan/galactomannan in neutropenic/transplant patients.</w:t>
      </w:r>
    </w:p>
    <w:p w14:paraId="3E5364EA" w14:textId="77777777" w:rsidR="00327D66" w:rsidRDefault="00C932BA">
      <w:pPr>
        <w:numPr>
          <w:ilvl w:val="3"/>
          <w:numId w:val="10"/>
        </w:numPr>
      </w:pPr>
      <w:r>
        <w:t xml:space="preserve">Specific patient populations may require additional monitoring (such as CMV, EBV monitoring in transplant patients </w:t>
      </w:r>
      <w:r>
        <w:t>– ask outpatient team).</w:t>
      </w:r>
    </w:p>
    <w:p w14:paraId="205340DF" w14:textId="77777777" w:rsidR="00327D66" w:rsidRDefault="00C932BA">
      <w:pPr>
        <w:numPr>
          <w:ilvl w:val="2"/>
          <w:numId w:val="10"/>
        </w:numPr>
      </w:pPr>
      <w:r>
        <w:t xml:space="preserve">Exam: </w:t>
      </w:r>
    </w:p>
    <w:p w14:paraId="34EC7903" w14:textId="77777777" w:rsidR="00327D66" w:rsidRDefault="00C932BA">
      <w:pPr>
        <w:numPr>
          <w:ilvl w:val="3"/>
          <w:numId w:val="10"/>
        </w:numPr>
      </w:pPr>
      <w:r>
        <w:t xml:space="preserve">Examine catheters (port, CVC, others) daily. </w:t>
      </w:r>
    </w:p>
    <w:p w14:paraId="6EEB454C" w14:textId="77777777" w:rsidR="00327D66" w:rsidRDefault="00C932BA">
      <w:pPr>
        <w:numPr>
          <w:ilvl w:val="3"/>
          <w:numId w:val="10"/>
        </w:numPr>
      </w:pPr>
      <w:r>
        <w:t xml:space="preserve">Avoid rectal exams in neutropenic </w:t>
      </w:r>
      <w:proofErr w:type="gramStart"/>
      <w:r>
        <w:t>patients, but</w:t>
      </w:r>
      <w:proofErr w:type="gramEnd"/>
      <w:r>
        <w:t xml:space="preserve"> examine the perirectal area if symptoms or persistent fevers. </w:t>
      </w:r>
    </w:p>
    <w:p w14:paraId="52CE7350" w14:textId="77777777" w:rsidR="00327D66" w:rsidRDefault="00C932BA">
      <w:pPr>
        <w:numPr>
          <w:ilvl w:val="3"/>
          <w:numId w:val="10"/>
        </w:numPr>
      </w:pPr>
      <w:r>
        <w:t>Do not give per rectum therapies to neutropenic patients.</w:t>
      </w:r>
    </w:p>
    <w:p w14:paraId="552AA3E5" w14:textId="77777777" w:rsidR="00327D66" w:rsidRDefault="00C932BA">
      <w:pPr>
        <w:numPr>
          <w:ilvl w:val="1"/>
          <w:numId w:val="10"/>
        </w:numPr>
        <w:rPr>
          <w:b/>
        </w:rPr>
      </w:pPr>
      <w:r>
        <w:rPr>
          <w:b/>
        </w:rPr>
        <w:t>Pain manag</w:t>
      </w:r>
      <w:r>
        <w:rPr>
          <w:b/>
        </w:rPr>
        <w:t xml:space="preserve">ement: </w:t>
      </w:r>
    </w:p>
    <w:p w14:paraId="5FDE6E3E" w14:textId="77777777" w:rsidR="00327D66" w:rsidRDefault="00C932BA">
      <w:pPr>
        <w:numPr>
          <w:ilvl w:val="2"/>
          <w:numId w:val="10"/>
        </w:numPr>
      </w:pPr>
      <w:r>
        <w:t>Patients with cancer-related pain may have high opiate needs at baseline. Opiates should not be stopped but type may need to be adjusted in the setting of respiratory failure, renal injury, or liver injury.</w:t>
      </w:r>
    </w:p>
    <w:p w14:paraId="7338297F" w14:textId="77777777" w:rsidR="00327D66" w:rsidRDefault="00C932BA">
      <w:pPr>
        <w:numPr>
          <w:ilvl w:val="3"/>
          <w:numId w:val="10"/>
        </w:numPr>
      </w:pPr>
      <w:r>
        <w:t>Pain / Palliative Care service can help g</w:t>
      </w:r>
      <w:r>
        <w:t>uide dose titrations in these situations.</w:t>
      </w:r>
    </w:p>
    <w:p w14:paraId="4C9CD955" w14:textId="77777777" w:rsidR="00327D66" w:rsidRDefault="00C932BA">
      <w:pPr>
        <w:numPr>
          <w:ilvl w:val="1"/>
          <w:numId w:val="10"/>
        </w:numPr>
        <w:rPr>
          <w:b/>
        </w:rPr>
      </w:pPr>
      <w:r>
        <w:rPr>
          <w:b/>
        </w:rPr>
        <w:t xml:space="preserve">Goals of Care: </w:t>
      </w:r>
    </w:p>
    <w:p w14:paraId="384A76CF" w14:textId="77777777" w:rsidR="00327D66" w:rsidRDefault="00C932BA">
      <w:pPr>
        <w:numPr>
          <w:ilvl w:val="2"/>
          <w:numId w:val="10"/>
        </w:numPr>
      </w:pPr>
      <w:r>
        <w:t>Involve primary team whenever possible (recognizing that in critical/emergent situations may not be possible).</w:t>
      </w:r>
    </w:p>
    <w:p w14:paraId="1BBCB061" w14:textId="77777777" w:rsidR="00327D66" w:rsidRDefault="00C932BA">
      <w:pPr>
        <w:numPr>
          <w:ilvl w:val="1"/>
          <w:numId w:val="10"/>
        </w:numPr>
        <w:rPr>
          <w:b/>
        </w:rPr>
      </w:pPr>
      <w:r>
        <w:rPr>
          <w:b/>
        </w:rPr>
        <w:lastRenderedPageBreak/>
        <w:t>Anticoagulation:</w:t>
      </w:r>
    </w:p>
    <w:p w14:paraId="30C73029" w14:textId="77777777" w:rsidR="00327D66" w:rsidRDefault="00C932BA">
      <w:pPr>
        <w:numPr>
          <w:ilvl w:val="2"/>
          <w:numId w:val="10"/>
        </w:numPr>
      </w:pPr>
      <w:r>
        <w:t>Thrombosis prophylaxis should be initiated for all patients unless oth</w:t>
      </w:r>
      <w:r>
        <w:t>erwise contraindicated, given that both COVID-19 infection and malignancy increase thrombotic risk, particularly with solid tumors.</w:t>
      </w:r>
    </w:p>
    <w:p w14:paraId="648F7434" w14:textId="77777777" w:rsidR="00327D66" w:rsidRDefault="00C932BA">
      <w:pPr>
        <w:numPr>
          <w:ilvl w:val="3"/>
          <w:numId w:val="10"/>
        </w:numPr>
      </w:pPr>
      <w:r>
        <w:t xml:space="preserve">See </w:t>
      </w:r>
      <w:hyperlink w:anchor="_9wzf9ick65rt">
        <w:r>
          <w:rPr>
            <w:color w:val="1155CC"/>
            <w:u w:val="single"/>
          </w:rPr>
          <w:t>“Thrombotic Disease” section</w:t>
        </w:r>
      </w:hyperlink>
      <w:r>
        <w:t xml:space="preserve"> within </w:t>
      </w:r>
      <w:hyperlink w:anchor="_5s70bzlr4ojz">
        <w:r>
          <w:rPr>
            <w:color w:val="1155CC"/>
            <w:u w:val="single"/>
          </w:rPr>
          <w:t xml:space="preserve">“Thrombotic </w:t>
        </w:r>
        <w:r>
          <w:rPr>
            <w:color w:val="1155CC"/>
            <w:u w:val="single"/>
          </w:rPr>
          <w:t>and Coagulation Manifestations” chapter</w:t>
        </w:r>
      </w:hyperlink>
      <w:r>
        <w:t xml:space="preserve"> for guidelines on both prophylactic and therapeutic anticoagulation.</w:t>
      </w:r>
    </w:p>
    <w:p w14:paraId="6E69CA87" w14:textId="77777777" w:rsidR="00327D66" w:rsidRDefault="00C932BA">
      <w:pPr>
        <w:numPr>
          <w:ilvl w:val="3"/>
          <w:numId w:val="10"/>
        </w:numPr>
      </w:pPr>
      <w:r>
        <w:t>Remember to hold if platelet count &lt; 30K.</w:t>
      </w:r>
    </w:p>
    <w:p w14:paraId="6B8B7C80" w14:textId="77777777" w:rsidR="00327D66" w:rsidRDefault="00C932BA">
      <w:pPr>
        <w:numPr>
          <w:ilvl w:val="1"/>
          <w:numId w:val="10"/>
        </w:numPr>
        <w:rPr>
          <w:b/>
        </w:rPr>
      </w:pPr>
      <w:r>
        <w:rPr>
          <w:b/>
        </w:rPr>
        <w:t>Patients with Heme Malignancy and Stem Cell Transplant:</w:t>
      </w:r>
    </w:p>
    <w:p w14:paraId="61342439" w14:textId="77777777" w:rsidR="00327D66" w:rsidRDefault="00C932BA">
      <w:pPr>
        <w:numPr>
          <w:ilvl w:val="2"/>
          <w:numId w:val="10"/>
        </w:numPr>
      </w:pPr>
      <w:r>
        <w:t xml:space="preserve">Daily exam: Findings are more subtle or absent in neutropenic and immune suppressed patients. Examine catheters daily. Avoid rectal exam. </w:t>
      </w:r>
    </w:p>
    <w:p w14:paraId="285E83F0" w14:textId="77777777" w:rsidR="00327D66" w:rsidRDefault="00C932BA">
      <w:pPr>
        <w:numPr>
          <w:ilvl w:val="1"/>
          <w:numId w:val="10"/>
        </w:numPr>
        <w:rPr>
          <w:b/>
        </w:rPr>
      </w:pPr>
      <w:r>
        <w:rPr>
          <w:b/>
        </w:rPr>
        <w:t xml:space="preserve">Transfusions: </w:t>
      </w:r>
    </w:p>
    <w:p w14:paraId="4CF850E0" w14:textId="77777777" w:rsidR="00327D66" w:rsidRDefault="00C932BA">
      <w:pPr>
        <w:numPr>
          <w:ilvl w:val="2"/>
          <w:numId w:val="10"/>
        </w:numPr>
      </w:pPr>
      <w:r>
        <w:t>Blood bank reviews orders and will release app</w:t>
      </w:r>
      <w:r>
        <w:t>ropriate products (</w:t>
      </w:r>
      <w:r>
        <w:rPr>
          <w:i/>
        </w:rPr>
        <w:t>i.e.</w:t>
      </w:r>
      <w:r>
        <w:t xml:space="preserve">, irradiated, </w:t>
      </w:r>
      <w:proofErr w:type="spellStart"/>
      <w:r>
        <w:t>leukoreduced</w:t>
      </w:r>
      <w:proofErr w:type="spellEnd"/>
      <w:r>
        <w:t xml:space="preserve">, </w:t>
      </w:r>
      <w:proofErr w:type="spellStart"/>
      <w:r>
        <w:t>etc</w:t>
      </w:r>
      <w:proofErr w:type="spellEnd"/>
      <w:r>
        <w:t>).</w:t>
      </w:r>
    </w:p>
    <w:p w14:paraId="6D436E2D" w14:textId="77777777" w:rsidR="00327D66" w:rsidRDefault="00C932BA">
      <w:pPr>
        <w:numPr>
          <w:ilvl w:val="3"/>
          <w:numId w:val="10"/>
        </w:numPr>
      </w:pPr>
      <w:r>
        <w:t xml:space="preserve">RBC transfusion if Hgb &lt; 7 or </w:t>
      </w:r>
      <w:proofErr w:type="spellStart"/>
      <w:r>
        <w:t>Hct</w:t>
      </w:r>
      <w:proofErr w:type="spellEnd"/>
      <w:r>
        <w:t xml:space="preserve"> &lt; 21.</w:t>
      </w:r>
    </w:p>
    <w:p w14:paraId="4EE69528" w14:textId="77777777" w:rsidR="00327D66" w:rsidRDefault="00C932BA">
      <w:pPr>
        <w:numPr>
          <w:ilvl w:val="3"/>
          <w:numId w:val="10"/>
        </w:numPr>
      </w:pPr>
      <w:r>
        <w:t>Platelet transfusion if Platelets &lt; 10K. Higher transfusion goals if needed for procedures or if active bleeding:</w:t>
      </w:r>
    </w:p>
    <w:p w14:paraId="7EF4ED14" w14:textId="77777777" w:rsidR="00327D66" w:rsidRDefault="00C932BA">
      <w:pPr>
        <w:numPr>
          <w:ilvl w:val="4"/>
          <w:numId w:val="10"/>
        </w:numPr>
      </w:pPr>
      <w:r>
        <w:t>Platelet count &gt; 20K if mild bleeding (</w:t>
      </w:r>
      <w:r>
        <w:rPr>
          <w:i/>
        </w:rPr>
        <w:t>i.e.</w:t>
      </w:r>
      <w:r>
        <w:t>, epistaxis, line oozing) or if patient has rigors.</w:t>
      </w:r>
    </w:p>
    <w:p w14:paraId="15381865" w14:textId="77777777" w:rsidR="00327D66" w:rsidRDefault="00C932BA">
      <w:pPr>
        <w:numPr>
          <w:ilvl w:val="4"/>
          <w:numId w:val="10"/>
        </w:numPr>
      </w:pPr>
      <w:r>
        <w:t>Platelet count &gt; 50K if more serious bleeding; may be higher for CNS bleeding or neurosurgery required.</w:t>
      </w:r>
    </w:p>
    <w:p w14:paraId="240CA58C" w14:textId="77777777" w:rsidR="00327D66" w:rsidRDefault="00C932BA">
      <w:pPr>
        <w:numPr>
          <w:ilvl w:val="3"/>
          <w:numId w:val="10"/>
        </w:numPr>
      </w:pPr>
      <w:r>
        <w:t>Cryoprecipitate transfusion if fibrinogen &lt; 100.</w:t>
      </w:r>
    </w:p>
    <w:p w14:paraId="1437B0F2" w14:textId="77777777" w:rsidR="00327D66" w:rsidRDefault="00C932BA">
      <w:pPr>
        <w:numPr>
          <w:ilvl w:val="3"/>
          <w:numId w:val="10"/>
        </w:numPr>
      </w:pPr>
      <w:r>
        <w:t>FFP tran</w:t>
      </w:r>
      <w:r>
        <w:t>sfusion if procedure needed (INR of FFP = ~1.4).</w:t>
      </w:r>
    </w:p>
    <w:p w14:paraId="378BF986" w14:textId="77777777" w:rsidR="00327D66" w:rsidRDefault="00327D66">
      <w:pPr>
        <w:ind w:left="3600"/>
      </w:pPr>
    </w:p>
    <w:p w14:paraId="0FF059B5" w14:textId="77777777" w:rsidR="00327D66" w:rsidRDefault="00C932BA">
      <w:pPr>
        <w:pStyle w:val="Heading2"/>
        <w:numPr>
          <w:ilvl w:val="0"/>
          <w:numId w:val="10"/>
        </w:numPr>
        <w:spacing w:after="0"/>
      </w:pPr>
      <w:bookmarkStart w:id="77" w:name="_qp72mwo02s5s" w:colFirst="0" w:colLast="0"/>
      <w:bookmarkEnd w:id="77"/>
      <w:r>
        <w:t>Febrile Neutropenia</w:t>
      </w:r>
    </w:p>
    <w:p w14:paraId="12AE27EF" w14:textId="77777777" w:rsidR="00327D66" w:rsidRDefault="00C932BA">
      <w:pPr>
        <w:numPr>
          <w:ilvl w:val="2"/>
          <w:numId w:val="10"/>
        </w:numPr>
      </w:pPr>
      <w:r>
        <w:t>Definition:</w:t>
      </w:r>
    </w:p>
    <w:p w14:paraId="3E3EB1A0" w14:textId="77777777" w:rsidR="00327D66" w:rsidRDefault="00C932BA">
      <w:pPr>
        <w:numPr>
          <w:ilvl w:val="3"/>
          <w:numId w:val="10"/>
        </w:numPr>
      </w:pPr>
      <w:r>
        <w:rPr>
          <w:rFonts w:ascii="Arial Unicode MS" w:eastAsia="Arial Unicode MS" w:hAnsi="Arial Unicode MS" w:cs="Arial Unicode MS"/>
        </w:rPr>
        <w:t>ANC &lt; 500 cells/mm3 AND T ≥ 101F or T ≥ 100.5 for 1hr</w:t>
      </w:r>
    </w:p>
    <w:p w14:paraId="06310AA4" w14:textId="77777777" w:rsidR="00327D66" w:rsidRDefault="00C932BA">
      <w:pPr>
        <w:numPr>
          <w:ilvl w:val="2"/>
          <w:numId w:val="10"/>
        </w:numPr>
      </w:pPr>
      <w:r>
        <w:t xml:space="preserve">Workup: </w:t>
      </w:r>
    </w:p>
    <w:p w14:paraId="2271DBF2" w14:textId="77777777" w:rsidR="00327D66" w:rsidRDefault="00C932BA">
      <w:pPr>
        <w:numPr>
          <w:ilvl w:val="3"/>
          <w:numId w:val="10"/>
        </w:numPr>
      </w:pPr>
      <w:r>
        <w:t xml:space="preserve">Blood cultures from peripheral (ideally two sets), and each lumen of central line (label clearly); UA/sed with </w:t>
      </w:r>
      <w:r>
        <w:t>urine culture (UA may not be as informative with neutropenia); glucan and galactomannan (if not checked recently), sputum if able; CXR</w:t>
      </w:r>
    </w:p>
    <w:p w14:paraId="050F8665" w14:textId="77777777" w:rsidR="00327D66" w:rsidRDefault="00C932BA">
      <w:pPr>
        <w:numPr>
          <w:ilvl w:val="4"/>
          <w:numId w:val="10"/>
        </w:numPr>
      </w:pPr>
      <w:r>
        <w:t>Continue DAILY blood cultures while febrile.</w:t>
      </w:r>
    </w:p>
    <w:p w14:paraId="3FA37C00" w14:textId="77777777" w:rsidR="00327D66" w:rsidRDefault="00C932BA">
      <w:pPr>
        <w:numPr>
          <w:ilvl w:val="4"/>
          <w:numId w:val="10"/>
        </w:numPr>
      </w:pPr>
      <w:r>
        <w:t>Monitor serum galactomannan and 1-3-beta glucan once weekly.</w:t>
      </w:r>
    </w:p>
    <w:p w14:paraId="7DD8E563" w14:textId="77777777" w:rsidR="00327D66" w:rsidRDefault="00C932BA">
      <w:pPr>
        <w:numPr>
          <w:ilvl w:val="4"/>
          <w:numId w:val="10"/>
        </w:numPr>
      </w:pPr>
      <w:r>
        <w:t>Any positive gl</w:t>
      </w:r>
      <w:r>
        <w:t>ucan or galactomannan prompts ID consult.</w:t>
      </w:r>
    </w:p>
    <w:p w14:paraId="04E4FB8F" w14:textId="77777777" w:rsidR="00327D66" w:rsidRDefault="00C932BA">
      <w:pPr>
        <w:numPr>
          <w:ilvl w:val="2"/>
          <w:numId w:val="10"/>
        </w:numPr>
      </w:pPr>
      <w:r>
        <w:t>Initial Empiric Antibiotics:</w:t>
      </w:r>
    </w:p>
    <w:p w14:paraId="5F934256" w14:textId="77777777" w:rsidR="00327D66" w:rsidRDefault="00C932BA">
      <w:pPr>
        <w:numPr>
          <w:ilvl w:val="3"/>
          <w:numId w:val="10"/>
        </w:numPr>
      </w:pPr>
      <w:r>
        <w:t xml:space="preserve">GNRs: Ceftazidime OR Cefepime </w:t>
      </w:r>
    </w:p>
    <w:p w14:paraId="2F64CF96" w14:textId="77777777" w:rsidR="00327D66" w:rsidRDefault="00C932BA">
      <w:pPr>
        <w:numPr>
          <w:ilvl w:val="4"/>
          <w:numId w:val="10"/>
        </w:numPr>
      </w:pPr>
      <w:r>
        <w:t>Alternatives:  Piperacillin-tazobactam (2nd line) or meropenem (3rd line).</w:t>
      </w:r>
    </w:p>
    <w:p w14:paraId="497C6803" w14:textId="77777777" w:rsidR="00327D66" w:rsidRDefault="00C932BA">
      <w:pPr>
        <w:numPr>
          <w:ilvl w:val="3"/>
          <w:numId w:val="10"/>
        </w:numPr>
      </w:pPr>
      <w:r>
        <w:lastRenderedPageBreak/>
        <w:t>GPCs: add Vancomycin if hemodynamically unstable, or if MRSA pneumonia or cathe</w:t>
      </w:r>
      <w:r>
        <w:t>ter-associated infection is suspected. Check dosing with pharmacy if able.</w:t>
      </w:r>
    </w:p>
    <w:p w14:paraId="44AF0F9C" w14:textId="77777777" w:rsidR="00327D66" w:rsidRDefault="00C932BA">
      <w:pPr>
        <w:numPr>
          <w:ilvl w:val="2"/>
          <w:numId w:val="10"/>
        </w:numPr>
      </w:pPr>
      <w:r>
        <w:t>Removal of lines:</w:t>
      </w:r>
    </w:p>
    <w:p w14:paraId="0AF6A952" w14:textId="77777777" w:rsidR="00327D66" w:rsidRDefault="00C932BA">
      <w:pPr>
        <w:numPr>
          <w:ilvl w:val="3"/>
          <w:numId w:val="10"/>
        </w:numPr>
      </w:pPr>
      <w:r>
        <w:t>Catheter removal should be discussed if associated infection is suspected - involve primary oncologist and/or ID team to weigh risks and benefits, given that not a</w:t>
      </w:r>
      <w:r>
        <w:t>ll lines require removal.</w:t>
      </w:r>
    </w:p>
    <w:p w14:paraId="33CA5381" w14:textId="77777777" w:rsidR="00327D66" w:rsidRDefault="00C932BA">
      <w:pPr>
        <w:numPr>
          <w:ilvl w:val="2"/>
          <w:numId w:val="10"/>
        </w:numPr>
      </w:pPr>
      <w:r>
        <w:t>Persistent Neutropenic Fever:</w:t>
      </w:r>
    </w:p>
    <w:p w14:paraId="73F255D9" w14:textId="77777777" w:rsidR="00327D66" w:rsidRDefault="00C932BA">
      <w:pPr>
        <w:numPr>
          <w:ilvl w:val="3"/>
          <w:numId w:val="10"/>
        </w:numPr>
      </w:pPr>
      <w:r>
        <w:t xml:space="preserve">If fever persists x3 days despite antibiotics </w:t>
      </w:r>
    </w:p>
    <w:p w14:paraId="32D46BCE" w14:textId="77777777" w:rsidR="00327D66" w:rsidRDefault="00C932BA">
      <w:pPr>
        <w:numPr>
          <w:ilvl w:val="4"/>
          <w:numId w:val="10"/>
        </w:numPr>
      </w:pPr>
      <w:r>
        <w:t xml:space="preserve">Micafungin 100mg IV daily </w:t>
      </w:r>
    </w:p>
    <w:p w14:paraId="1A388EFC" w14:textId="77777777" w:rsidR="00327D66" w:rsidRDefault="00C932BA">
      <w:pPr>
        <w:numPr>
          <w:ilvl w:val="4"/>
          <w:numId w:val="10"/>
        </w:numPr>
      </w:pPr>
      <w:r>
        <w:t>Consideration of further imaging even if patient appears stable (discuss with oncology / ID).</w:t>
      </w:r>
    </w:p>
    <w:p w14:paraId="06D22886" w14:textId="77777777" w:rsidR="00327D66" w:rsidRDefault="00C932BA">
      <w:pPr>
        <w:numPr>
          <w:ilvl w:val="2"/>
          <w:numId w:val="10"/>
        </w:numPr>
      </w:pPr>
      <w:proofErr w:type="spellStart"/>
      <w:r>
        <w:t>Antiinfective</w:t>
      </w:r>
      <w:proofErr w:type="spellEnd"/>
      <w:r>
        <w:t xml:space="preserve"> course:</w:t>
      </w:r>
    </w:p>
    <w:p w14:paraId="47696164" w14:textId="77777777" w:rsidR="00327D66" w:rsidRDefault="00C932BA">
      <w:pPr>
        <w:numPr>
          <w:ilvl w:val="3"/>
          <w:numId w:val="10"/>
        </w:numPr>
      </w:pPr>
      <w:r>
        <w:t xml:space="preserve">Anti-Infectives should be continued until the patient has met all of these criteria: </w:t>
      </w:r>
    </w:p>
    <w:p w14:paraId="30CA0276" w14:textId="77777777" w:rsidR="00327D66" w:rsidRDefault="00C932BA">
      <w:pPr>
        <w:numPr>
          <w:ilvl w:val="4"/>
          <w:numId w:val="10"/>
        </w:numPr>
      </w:pPr>
      <w:r>
        <w:t xml:space="preserve">clinically improved, and </w:t>
      </w:r>
    </w:p>
    <w:p w14:paraId="50CD2722" w14:textId="77777777" w:rsidR="00327D66" w:rsidRDefault="00C932BA">
      <w:pPr>
        <w:numPr>
          <w:ilvl w:val="4"/>
          <w:numId w:val="10"/>
        </w:numPr>
      </w:pPr>
      <w:r>
        <w:t>has been afebrile for 48h, a</w:t>
      </w:r>
      <w:r>
        <w:t xml:space="preserve">nd </w:t>
      </w:r>
    </w:p>
    <w:p w14:paraId="69631B04" w14:textId="77777777" w:rsidR="00327D66" w:rsidRDefault="00C932BA">
      <w:pPr>
        <w:numPr>
          <w:ilvl w:val="4"/>
          <w:numId w:val="10"/>
        </w:numPr>
      </w:pPr>
      <w:r>
        <w:t>has been non-neutropenic for 48h.</w:t>
      </w:r>
    </w:p>
    <w:p w14:paraId="1A10563A" w14:textId="77777777" w:rsidR="00327D66" w:rsidRDefault="00327D66">
      <w:pPr>
        <w:ind w:left="2880"/>
      </w:pPr>
    </w:p>
    <w:p w14:paraId="7FC8A684" w14:textId="77777777" w:rsidR="00327D66" w:rsidRDefault="00C932BA">
      <w:pPr>
        <w:pStyle w:val="Heading2"/>
        <w:numPr>
          <w:ilvl w:val="0"/>
          <w:numId w:val="10"/>
        </w:numPr>
        <w:spacing w:after="0"/>
      </w:pPr>
      <w:bookmarkStart w:id="78" w:name="_7vvyfwetg4x1" w:colFirst="0" w:colLast="0"/>
      <w:bookmarkEnd w:id="78"/>
      <w:r>
        <w:t>Patients with Solid Tumors</w:t>
      </w:r>
    </w:p>
    <w:p w14:paraId="4FA8FFAD" w14:textId="77777777" w:rsidR="00327D66" w:rsidRDefault="00C932BA">
      <w:pPr>
        <w:numPr>
          <w:ilvl w:val="2"/>
          <w:numId w:val="10"/>
        </w:numPr>
      </w:pPr>
      <w:r>
        <w:t>Patients with solid tumors are at very high risk of thrombosis but at lower risk of infection than most heme malignancy patients.</w:t>
      </w:r>
    </w:p>
    <w:p w14:paraId="21657514" w14:textId="77777777" w:rsidR="00327D66" w:rsidRDefault="00C932BA">
      <w:pPr>
        <w:numPr>
          <w:ilvl w:val="2"/>
          <w:numId w:val="10"/>
        </w:numPr>
      </w:pPr>
      <w:r>
        <w:t>Immune Checkpoint Inhibitors (ICIs) do not significantly imm</w:t>
      </w:r>
      <w:r>
        <w:t>une suppress patients when used alone.</w:t>
      </w:r>
    </w:p>
    <w:p w14:paraId="4C4942F4" w14:textId="77777777" w:rsidR="00327D66" w:rsidRDefault="00C932BA">
      <w:pPr>
        <w:numPr>
          <w:ilvl w:val="3"/>
          <w:numId w:val="10"/>
        </w:numPr>
      </w:pPr>
      <w:r>
        <w:t xml:space="preserve">Most common are CTLA-4 inhibitor (ipilimumab) and PD-1/PD-L1 inhibitors (pembrolizumab, nivolumab, </w:t>
      </w:r>
      <w:proofErr w:type="spellStart"/>
      <w:r>
        <w:t>durvalumab</w:t>
      </w:r>
      <w:proofErr w:type="spellEnd"/>
      <w:r>
        <w:t xml:space="preserve">, </w:t>
      </w:r>
      <w:proofErr w:type="spellStart"/>
      <w:r>
        <w:t>atezolizumab</w:t>
      </w:r>
      <w:proofErr w:type="spellEnd"/>
      <w:r>
        <w:t xml:space="preserve"> and </w:t>
      </w:r>
      <w:proofErr w:type="spellStart"/>
      <w:r>
        <w:t>avelumab</w:t>
      </w:r>
      <w:proofErr w:type="spellEnd"/>
      <w:r>
        <w:t>).</w:t>
      </w:r>
    </w:p>
    <w:p w14:paraId="319A5771" w14:textId="77777777" w:rsidR="00327D66" w:rsidRDefault="00C932BA">
      <w:pPr>
        <w:numPr>
          <w:ilvl w:val="2"/>
          <w:numId w:val="10"/>
        </w:numPr>
      </w:pPr>
      <w:r>
        <w:t xml:space="preserve">Immune toxicity: </w:t>
      </w:r>
    </w:p>
    <w:p w14:paraId="09196ADD" w14:textId="77777777" w:rsidR="00327D66" w:rsidRDefault="00C932BA">
      <w:pPr>
        <w:numPr>
          <w:ilvl w:val="3"/>
          <w:numId w:val="10"/>
        </w:numPr>
      </w:pPr>
      <w:r>
        <w:t>If patient develops organ dysfunction, it may be due to immu</w:t>
      </w:r>
      <w:r>
        <w:t>ne toxicity- consult the service team of the involved organ system and inform primary oncologist.</w:t>
      </w:r>
    </w:p>
    <w:p w14:paraId="2F254779" w14:textId="77777777" w:rsidR="00327D66" w:rsidRDefault="00C932BA">
      <w:pPr>
        <w:numPr>
          <w:ilvl w:val="3"/>
          <w:numId w:val="10"/>
        </w:numPr>
      </w:pPr>
      <w:r>
        <w:t>Common immune toxicities include pneumonitis / respiratory failure (may be difficult to distinguish between COVID19 disease or may be aggravated by COVID19 in</w:t>
      </w:r>
      <w:r>
        <w:t>fection), colitis, endocrine dysfunction (thyroid, pituitary / hypothalamic, adrenal), nephritis. Less common hepatitis, meningitis, dermatitis.</w:t>
      </w:r>
    </w:p>
    <w:p w14:paraId="4433C6B9" w14:textId="77777777" w:rsidR="00327D66" w:rsidRDefault="00C932BA">
      <w:pPr>
        <w:numPr>
          <w:ilvl w:val="4"/>
          <w:numId w:val="10"/>
        </w:numPr>
      </w:pPr>
      <w:r>
        <w:t>Check TSH, ACTH, cortisol, T-spot, HIV, HBV, HCV serologies if concerned.</w:t>
      </w:r>
    </w:p>
    <w:p w14:paraId="115B71EA" w14:textId="77777777" w:rsidR="00327D66" w:rsidRDefault="00C932BA">
      <w:pPr>
        <w:numPr>
          <w:ilvl w:val="3"/>
          <w:numId w:val="10"/>
        </w:numPr>
      </w:pPr>
      <w:r>
        <w:t>Immune toxicities are usually treated</w:t>
      </w:r>
      <w:r>
        <w:t xml:space="preserve"> with high dose steroids - risks and benefits must be weighed immediately with primary oncologist and ID consult teams if immune toxicity is suspected concurrent with COVID19 infection.</w:t>
      </w:r>
    </w:p>
    <w:p w14:paraId="7C2DD527" w14:textId="77777777" w:rsidR="00327D66" w:rsidRDefault="00C932BA">
      <w:pPr>
        <w:numPr>
          <w:ilvl w:val="3"/>
          <w:numId w:val="10"/>
        </w:numPr>
      </w:pPr>
      <w:r>
        <w:lastRenderedPageBreak/>
        <w:t xml:space="preserve">BWH/DFCI </w:t>
      </w:r>
      <w:proofErr w:type="spellStart"/>
      <w:r>
        <w:t>iTox</w:t>
      </w:r>
      <w:proofErr w:type="spellEnd"/>
      <w:r>
        <w:t xml:space="preserve"> guidelines can be found </w:t>
      </w:r>
      <w:hyperlink r:id="rId439">
        <w:r>
          <w:rPr>
            <w:color w:val="1155CC"/>
            <w:u w:val="single"/>
          </w:rPr>
          <w:t>here</w:t>
        </w:r>
      </w:hyperlink>
      <w:r>
        <w:t xml:space="preserve"> on BWH/DFCI intranet.</w:t>
      </w:r>
    </w:p>
    <w:p w14:paraId="05572D63" w14:textId="77777777" w:rsidR="00327D66" w:rsidRDefault="00327D66"/>
    <w:p w14:paraId="7C74D7F2" w14:textId="77777777" w:rsidR="00327D66" w:rsidRDefault="00C932BA">
      <w:pPr>
        <w:pStyle w:val="Heading1"/>
      </w:pPr>
      <w:bookmarkStart w:id="79" w:name="_tjbpb9p6abo2" w:colFirst="0" w:colLast="0"/>
      <w:bookmarkEnd w:id="79"/>
      <w:r>
        <w:t>Chapter 12: The Role of Palliative Care</w:t>
      </w:r>
    </w:p>
    <w:p w14:paraId="298D6CD4" w14:textId="77777777" w:rsidR="00327D66" w:rsidRDefault="00C932BA">
      <w:pPr>
        <w:pStyle w:val="Heading2"/>
        <w:numPr>
          <w:ilvl w:val="0"/>
          <w:numId w:val="11"/>
        </w:numPr>
        <w:spacing w:after="0"/>
      </w:pPr>
      <w:bookmarkStart w:id="80" w:name="_t1khoickfgoo" w:colFirst="0" w:colLast="0"/>
      <w:bookmarkEnd w:id="80"/>
      <w:r>
        <w:t>Symptom Management</w:t>
      </w:r>
    </w:p>
    <w:p w14:paraId="3194DC0E" w14:textId="77777777" w:rsidR="00327D66" w:rsidRDefault="00C932BA">
      <w:pPr>
        <w:numPr>
          <w:ilvl w:val="1"/>
          <w:numId w:val="11"/>
        </w:numPr>
        <w:rPr>
          <w:i/>
        </w:rPr>
      </w:pPr>
      <w:r>
        <w:rPr>
          <w:i/>
        </w:rPr>
        <w:t>This section is in process</w:t>
      </w:r>
    </w:p>
    <w:p w14:paraId="36CAD329" w14:textId="77777777" w:rsidR="00327D66" w:rsidRDefault="00327D66">
      <w:pPr>
        <w:ind w:left="1440"/>
      </w:pPr>
    </w:p>
    <w:p w14:paraId="1E13B013" w14:textId="77777777" w:rsidR="00327D66" w:rsidRDefault="00C932BA">
      <w:pPr>
        <w:pStyle w:val="Heading2"/>
        <w:numPr>
          <w:ilvl w:val="0"/>
          <w:numId w:val="11"/>
        </w:numPr>
        <w:spacing w:after="0"/>
      </w:pPr>
      <w:bookmarkStart w:id="81" w:name="_xv2l30dj4z6h" w:colFirst="0" w:colLast="0"/>
      <w:bookmarkEnd w:id="81"/>
      <w:r>
        <w:t>Goals of Care</w:t>
      </w:r>
    </w:p>
    <w:p w14:paraId="74569D1E" w14:textId="77777777" w:rsidR="00327D66" w:rsidRDefault="00C932BA">
      <w:pPr>
        <w:numPr>
          <w:ilvl w:val="1"/>
          <w:numId w:val="11"/>
        </w:numPr>
        <w:spacing w:line="240" w:lineRule="auto"/>
        <w:rPr>
          <w:b/>
        </w:rPr>
      </w:pPr>
      <w:r>
        <w:rPr>
          <w:b/>
        </w:rPr>
        <w:t>Assess understanding and sign Health Care Proxy form on admission:</w:t>
      </w:r>
    </w:p>
    <w:p w14:paraId="39D68E65" w14:textId="77777777" w:rsidR="00327D66" w:rsidRDefault="00C932BA">
      <w:pPr>
        <w:numPr>
          <w:ilvl w:val="2"/>
          <w:numId w:val="11"/>
        </w:numPr>
      </w:pPr>
      <w:r>
        <w:t>In conscious patients, review or sign Health Care Proxy form.</w:t>
      </w:r>
    </w:p>
    <w:p w14:paraId="77219453" w14:textId="77777777" w:rsidR="00327D66" w:rsidRDefault="00C932BA">
      <w:pPr>
        <w:numPr>
          <w:ilvl w:val="2"/>
          <w:numId w:val="11"/>
        </w:numPr>
        <w:spacing w:line="240" w:lineRule="auto"/>
      </w:pPr>
      <w:r>
        <w:t>Make sure families are aware that patients with significant comorbid illnesses or who have poor baseline functional or health s</w:t>
      </w:r>
      <w:r>
        <w:t xml:space="preserve">tatus decompensate rapidly and have very high mortality due to COVID-19 (see </w:t>
      </w:r>
      <w:hyperlink w:anchor="_d36vdx67mxka">
        <w:r>
          <w:rPr>
            <w:color w:val="1155CC"/>
            <w:u w:val="single"/>
          </w:rPr>
          <w:t>“Non-ICU Management, Triage, Transfers” chapter</w:t>
        </w:r>
      </w:hyperlink>
      <w:r>
        <w:t xml:space="preserve">). </w:t>
      </w:r>
    </w:p>
    <w:p w14:paraId="5E4439F9" w14:textId="77777777" w:rsidR="00327D66" w:rsidRDefault="00C932BA">
      <w:pPr>
        <w:numPr>
          <w:ilvl w:val="1"/>
          <w:numId w:val="11"/>
        </w:numPr>
        <w:spacing w:line="240" w:lineRule="auto"/>
        <w:rPr>
          <w:b/>
        </w:rPr>
      </w:pPr>
      <w:r>
        <w:rPr>
          <w:b/>
        </w:rPr>
        <w:t>Goals of Care should be documented and focus on:</w:t>
      </w:r>
    </w:p>
    <w:p w14:paraId="7A70EF2D" w14:textId="77777777" w:rsidR="00327D66" w:rsidRDefault="00C932BA">
      <w:pPr>
        <w:numPr>
          <w:ilvl w:val="2"/>
          <w:numId w:val="11"/>
        </w:numPr>
        <w:spacing w:line="240" w:lineRule="auto"/>
      </w:pPr>
      <w:r>
        <w:t>A patient’s desired quality of life</w:t>
      </w:r>
    </w:p>
    <w:p w14:paraId="59949CDD" w14:textId="77777777" w:rsidR="00327D66" w:rsidRDefault="00C932BA">
      <w:pPr>
        <w:numPr>
          <w:ilvl w:val="2"/>
          <w:numId w:val="11"/>
        </w:numPr>
        <w:spacing w:line="240" w:lineRule="auto"/>
      </w:pPr>
      <w:r>
        <w:t>Toleran</w:t>
      </w:r>
      <w:r>
        <w:t>ce for/desire for invasive measures</w:t>
      </w:r>
    </w:p>
    <w:p w14:paraId="3552AC84" w14:textId="77777777" w:rsidR="00327D66" w:rsidRDefault="00C932BA">
      <w:pPr>
        <w:numPr>
          <w:ilvl w:val="2"/>
          <w:numId w:val="11"/>
        </w:numPr>
        <w:spacing w:line="240" w:lineRule="auto"/>
      </w:pPr>
      <w:r>
        <w:t xml:space="preserve">Understanding of disease process </w:t>
      </w:r>
    </w:p>
    <w:p w14:paraId="3FB122D0" w14:textId="77777777" w:rsidR="00327D66" w:rsidRDefault="00C932BA">
      <w:pPr>
        <w:pStyle w:val="Heading1"/>
        <w:spacing w:line="240" w:lineRule="auto"/>
      </w:pPr>
      <w:bookmarkStart w:id="82" w:name="_foc01qidskrl" w:colFirst="0" w:colLast="0"/>
      <w:bookmarkEnd w:id="82"/>
      <w:r>
        <w:t>Chapter 13: Ethical Considerations and Resource Allocation</w:t>
      </w:r>
    </w:p>
    <w:p w14:paraId="09915DC2" w14:textId="77777777" w:rsidR="00327D66" w:rsidRDefault="00C932BA">
      <w:pPr>
        <w:pStyle w:val="Heading2"/>
        <w:numPr>
          <w:ilvl w:val="0"/>
          <w:numId w:val="15"/>
        </w:numPr>
        <w:rPr>
          <w:i/>
        </w:rPr>
      </w:pPr>
      <w:bookmarkStart w:id="83" w:name="_vr70tp4ckp4o" w:colFirst="0" w:colLast="0"/>
      <w:bookmarkEnd w:id="83"/>
      <w:r>
        <w:rPr>
          <w:i/>
        </w:rPr>
        <w:t>This section is in process</w:t>
      </w:r>
    </w:p>
    <w:p w14:paraId="28C686F0" w14:textId="77777777" w:rsidR="00327D66" w:rsidRDefault="00327D66">
      <w:pPr>
        <w:ind w:left="720"/>
        <w:rPr>
          <w:sz w:val="14"/>
          <w:szCs w:val="14"/>
        </w:rPr>
      </w:pPr>
    </w:p>
    <w:p w14:paraId="63336626" w14:textId="77777777" w:rsidR="00327D66" w:rsidRDefault="00C932BA">
      <w:pPr>
        <w:rPr>
          <w:sz w:val="14"/>
          <w:szCs w:val="14"/>
        </w:rPr>
      </w:pPr>
      <w:r>
        <w:br w:type="page"/>
      </w:r>
    </w:p>
    <w:p w14:paraId="45E2AC27" w14:textId="77777777" w:rsidR="00327D66" w:rsidRDefault="00327D66">
      <w:pPr>
        <w:rPr>
          <w:sz w:val="14"/>
          <w:szCs w:val="14"/>
        </w:rPr>
      </w:pPr>
    </w:p>
    <w:p w14:paraId="23F320AC" w14:textId="77777777" w:rsidR="00327D66" w:rsidRDefault="00C932BA">
      <w:pPr>
        <w:ind w:left="720"/>
        <w:rPr>
          <w:b/>
          <w:sz w:val="28"/>
          <w:szCs w:val="28"/>
          <w:u w:val="single"/>
        </w:rPr>
      </w:pPr>
      <w:r>
        <w:rPr>
          <w:sz w:val="14"/>
          <w:szCs w:val="14"/>
        </w:rPr>
        <w:t xml:space="preserve">    </w:t>
      </w:r>
      <w:r>
        <w:rPr>
          <w:sz w:val="14"/>
          <w:szCs w:val="14"/>
        </w:rPr>
        <w:tab/>
      </w:r>
    </w:p>
    <w:p w14:paraId="41392B6B" w14:textId="77777777" w:rsidR="00327D66" w:rsidRDefault="00C932BA">
      <w:pPr>
        <w:shd w:val="clear" w:color="auto" w:fill="FFFFFF"/>
        <w:rPr>
          <w:b/>
          <w:sz w:val="36"/>
          <w:szCs w:val="36"/>
          <w:u w:val="single"/>
        </w:rPr>
      </w:pPr>
      <w:r>
        <w:rPr>
          <w:b/>
          <w:sz w:val="36"/>
          <w:szCs w:val="36"/>
          <w:u w:val="single"/>
        </w:rPr>
        <w:t>Afterword</w:t>
      </w:r>
    </w:p>
    <w:p w14:paraId="494385E8" w14:textId="77777777" w:rsidR="00327D66" w:rsidRDefault="00C932BA">
      <w:pPr>
        <w:shd w:val="clear" w:color="auto" w:fill="FFFFFF"/>
      </w:pPr>
      <w:r>
        <w:t>We built the first iteration of these guidelines “from the bottom up” in less th</w:t>
      </w:r>
      <w:r>
        <w:t xml:space="preserve">an a week with the input of over 50 people. With the help of our readers, we expect to correct and revise as we as a society learn about COVID-19. </w:t>
      </w:r>
    </w:p>
    <w:p w14:paraId="3E74ED8C" w14:textId="77777777" w:rsidR="00327D66" w:rsidRDefault="00327D66">
      <w:pPr>
        <w:shd w:val="clear" w:color="auto" w:fill="FFFFFF"/>
      </w:pPr>
    </w:p>
    <w:p w14:paraId="26C9ECA7" w14:textId="77777777" w:rsidR="00327D66" w:rsidRDefault="00C932BA">
      <w:pPr>
        <w:shd w:val="clear" w:color="auto" w:fill="FFFFFF"/>
      </w:pPr>
      <w:r>
        <w:t xml:space="preserve">We hope that this pandemic brings with it a new era of </w:t>
      </w:r>
      <w:proofErr w:type="spellStart"/>
      <w:r>
        <w:t>collaborativity</w:t>
      </w:r>
      <w:proofErr w:type="spellEnd"/>
      <w:r>
        <w:t xml:space="preserve"> and speed in Evidence Based Medicine</w:t>
      </w:r>
      <w:r>
        <w:t xml:space="preserve">. We welcome all </w:t>
      </w:r>
      <w:proofErr w:type="gramStart"/>
      <w:r>
        <w:t>help, and</w:t>
      </w:r>
      <w:proofErr w:type="gramEnd"/>
      <w:r>
        <w:t xml:space="preserve"> will be restructuring this to be more navigable and collaborative in the coming days.</w:t>
      </w:r>
    </w:p>
    <w:p w14:paraId="2B887F83" w14:textId="77777777" w:rsidR="00327D66" w:rsidRDefault="00327D66">
      <w:pPr>
        <w:shd w:val="clear" w:color="auto" w:fill="FFFFFF"/>
      </w:pPr>
    </w:p>
    <w:p w14:paraId="2E908AF3" w14:textId="77777777" w:rsidR="00327D66" w:rsidRDefault="00C932BA">
      <w:pPr>
        <w:shd w:val="clear" w:color="auto" w:fill="FFFFFF"/>
      </w:pPr>
      <w:r>
        <w:t xml:space="preserve">Currently we are looking for ongoing section editors, please email </w:t>
      </w:r>
      <w:hyperlink r:id="rId440">
        <w:r>
          <w:rPr>
            <w:color w:val="1155CC"/>
            <w:u w:val="single"/>
          </w:rPr>
          <w:t>BWHCOVIDGuidelines@g</w:t>
        </w:r>
        <w:r>
          <w:rPr>
            <w:color w:val="1155CC"/>
            <w:u w:val="single"/>
          </w:rPr>
          <w:t>mail.com</w:t>
        </w:r>
      </w:hyperlink>
      <w:r>
        <w:t xml:space="preserve"> if you are interested.</w:t>
      </w:r>
    </w:p>
    <w:p w14:paraId="7A2F5541" w14:textId="77777777" w:rsidR="00327D66" w:rsidRDefault="00327D66">
      <w:pPr>
        <w:shd w:val="clear" w:color="auto" w:fill="FFFFFF"/>
      </w:pPr>
    </w:p>
    <w:p w14:paraId="04E69BAC" w14:textId="77777777" w:rsidR="00327D66" w:rsidRDefault="00C932BA">
      <w:pPr>
        <w:shd w:val="clear" w:color="auto" w:fill="FFFFFF"/>
      </w:pPr>
      <w:r>
        <w:t>(signed)</w:t>
      </w:r>
    </w:p>
    <w:p w14:paraId="1DEECF1B" w14:textId="77777777" w:rsidR="00327D66" w:rsidRDefault="00C932BA">
      <w:pPr>
        <w:shd w:val="clear" w:color="auto" w:fill="FFFFFF"/>
      </w:pPr>
      <w:r>
        <w:t xml:space="preserve"> </w:t>
      </w:r>
    </w:p>
    <w:p w14:paraId="6D8C0C6F" w14:textId="77777777" w:rsidR="00327D66" w:rsidRDefault="00C932BA">
      <w:pPr>
        <w:shd w:val="clear" w:color="auto" w:fill="FFFFFF"/>
      </w:pPr>
      <w:r>
        <w:t>BWH intensivists, fellows, respiratory therapists and pharmacists</w:t>
      </w:r>
    </w:p>
    <w:p w14:paraId="30C5DF0F" w14:textId="77777777" w:rsidR="00327D66" w:rsidRDefault="00C932BA">
      <w:pPr>
        <w:pStyle w:val="Heading1"/>
      </w:pPr>
      <w:bookmarkStart w:id="84" w:name="_fu2z89vxpri3" w:colFirst="0" w:colLast="0"/>
      <w:bookmarkEnd w:id="84"/>
      <w:r>
        <w:br w:type="page"/>
      </w:r>
    </w:p>
    <w:p w14:paraId="320B091C" w14:textId="77777777" w:rsidR="00327D66" w:rsidRDefault="00C932BA">
      <w:pPr>
        <w:pStyle w:val="Heading1"/>
        <w:rPr>
          <w:b/>
        </w:rPr>
      </w:pPr>
      <w:bookmarkStart w:id="85" w:name="_24n5wzicja05" w:colFirst="0" w:colLast="0"/>
      <w:bookmarkEnd w:id="85"/>
      <w:r>
        <w:lastRenderedPageBreak/>
        <w:t xml:space="preserve">REFERENCES  </w:t>
      </w:r>
    </w:p>
    <w:p w14:paraId="6C6935A9" w14:textId="77777777" w:rsidR="00327D66" w:rsidRDefault="00327D66">
      <w:pPr>
        <w:rPr>
          <w:sz w:val="20"/>
          <w:szCs w:val="20"/>
          <w:highlight w:val="white"/>
        </w:rPr>
      </w:pPr>
    </w:p>
    <w:p w14:paraId="1B3C80F8" w14:textId="77777777" w:rsidR="00327D66" w:rsidRDefault="00C932BA">
      <w:pPr>
        <w:numPr>
          <w:ilvl w:val="0"/>
          <w:numId w:val="16"/>
        </w:numPr>
        <w:rPr>
          <w:highlight w:val="white"/>
        </w:rPr>
      </w:pPr>
      <w:proofErr w:type="spellStart"/>
      <w:r>
        <w:rPr>
          <w:sz w:val="20"/>
          <w:szCs w:val="20"/>
          <w:highlight w:val="white"/>
        </w:rPr>
        <w:t>Afshari</w:t>
      </w:r>
      <w:proofErr w:type="spellEnd"/>
      <w:r>
        <w:rPr>
          <w:sz w:val="20"/>
          <w:szCs w:val="20"/>
          <w:highlight w:val="white"/>
        </w:rPr>
        <w:t xml:space="preserve"> A, </w:t>
      </w:r>
      <w:proofErr w:type="spellStart"/>
      <w:r>
        <w:rPr>
          <w:sz w:val="20"/>
          <w:szCs w:val="20"/>
          <w:highlight w:val="white"/>
        </w:rPr>
        <w:t>Bastholm</w:t>
      </w:r>
      <w:proofErr w:type="spellEnd"/>
      <w:r>
        <w:rPr>
          <w:sz w:val="20"/>
          <w:szCs w:val="20"/>
          <w:highlight w:val="white"/>
        </w:rPr>
        <w:t xml:space="preserve"> </w:t>
      </w:r>
      <w:proofErr w:type="spellStart"/>
      <w:r>
        <w:rPr>
          <w:sz w:val="20"/>
          <w:szCs w:val="20"/>
          <w:highlight w:val="white"/>
        </w:rPr>
        <w:t>Bille</w:t>
      </w:r>
      <w:proofErr w:type="spellEnd"/>
      <w:r>
        <w:rPr>
          <w:sz w:val="20"/>
          <w:szCs w:val="20"/>
          <w:highlight w:val="white"/>
        </w:rPr>
        <w:t xml:space="preserve"> A, </w:t>
      </w:r>
      <w:proofErr w:type="spellStart"/>
      <w:r>
        <w:rPr>
          <w:sz w:val="20"/>
          <w:szCs w:val="20"/>
          <w:highlight w:val="white"/>
        </w:rPr>
        <w:t>Allingstrup</w:t>
      </w:r>
      <w:proofErr w:type="spellEnd"/>
      <w:r>
        <w:rPr>
          <w:sz w:val="20"/>
          <w:szCs w:val="20"/>
          <w:highlight w:val="white"/>
        </w:rPr>
        <w:t xml:space="preserve"> M. Aerosolized </w:t>
      </w:r>
      <w:proofErr w:type="spellStart"/>
      <w:r>
        <w:rPr>
          <w:sz w:val="20"/>
          <w:szCs w:val="20"/>
          <w:highlight w:val="white"/>
        </w:rPr>
        <w:t>prostacyclins</w:t>
      </w:r>
      <w:proofErr w:type="spellEnd"/>
      <w:r>
        <w:rPr>
          <w:sz w:val="20"/>
          <w:szCs w:val="20"/>
          <w:highlight w:val="white"/>
        </w:rPr>
        <w:t xml:space="preserve"> for acute respiratory distress syndrome (ARDS). </w:t>
      </w:r>
      <w:r>
        <w:rPr>
          <w:i/>
          <w:sz w:val="20"/>
          <w:szCs w:val="20"/>
          <w:highlight w:val="white"/>
        </w:rPr>
        <w:t>Cochrane Database Syst Rev</w:t>
      </w:r>
      <w:r>
        <w:rPr>
          <w:sz w:val="20"/>
          <w:szCs w:val="20"/>
          <w:highlight w:val="white"/>
        </w:rPr>
        <w:t xml:space="preserve">. 2017;7:CD007733. DOI: </w:t>
      </w:r>
      <w:hyperlink r:id="rId441">
        <w:r>
          <w:rPr>
            <w:color w:val="1155CC"/>
            <w:sz w:val="20"/>
            <w:szCs w:val="20"/>
            <w:highlight w:val="white"/>
            <w:u w:val="single"/>
          </w:rPr>
          <w:t>10.1002/14651858.CD007733.pub3</w:t>
        </w:r>
      </w:hyperlink>
      <w:r>
        <w:rPr>
          <w:sz w:val="20"/>
          <w:szCs w:val="20"/>
          <w:highlight w:val="white"/>
        </w:rPr>
        <w:t xml:space="preserve">. PMID: </w:t>
      </w:r>
      <w:hyperlink r:id="rId442">
        <w:r>
          <w:rPr>
            <w:color w:val="1155CC"/>
            <w:sz w:val="20"/>
            <w:szCs w:val="20"/>
            <w:highlight w:val="white"/>
            <w:u w:val="single"/>
          </w:rPr>
          <w:t>28806480</w:t>
        </w:r>
      </w:hyperlink>
      <w:r>
        <w:rPr>
          <w:sz w:val="20"/>
          <w:szCs w:val="20"/>
          <w:highlight w:val="white"/>
        </w:rPr>
        <w:t>.</w:t>
      </w:r>
    </w:p>
    <w:p w14:paraId="7B2C6535" w14:textId="77777777" w:rsidR="00327D66" w:rsidRDefault="00C932BA">
      <w:pPr>
        <w:numPr>
          <w:ilvl w:val="0"/>
          <w:numId w:val="16"/>
        </w:numPr>
        <w:rPr>
          <w:highlight w:val="white"/>
        </w:rPr>
      </w:pPr>
      <w:proofErr w:type="spellStart"/>
      <w:r>
        <w:rPr>
          <w:sz w:val="20"/>
          <w:szCs w:val="20"/>
          <w:highlight w:val="white"/>
        </w:rPr>
        <w:t>Akerström</w:t>
      </w:r>
      <w:proofErr w:type="spellEnd"/>
      <w:r>
        <w:rPr>
          <w:sz w:val="20"/>
          <w:szCs w:val="20"/>
          <w:highlight w:val="white"/>
        </w:rPr>
        <w:t xml:space="preserve"> S, Mousavi-</w:t>
      </w:r>
      <w:proofErr w:type="spellStart"/>
      <w:r>
        <w:rPr>
          <w:sz w:val="20"/>
          <w:szCs w:val="20"/>
          <w:highlight w:val="white"/>
        </w:rPr>
        <w:t>Jazi</w:t>
      </w:r>
      <w:proofErr w:type="spellEnd"/>
      <w:r>
        <w:rPr>
          <w:sz w:val="20"/>
          <w:szCs w:val="20"/>
          <w:highlight w:val="white"/>
        </w:rPr>
        <w:t xml:space="preserve"> M, </w:t>
      </w:r>
      <w:proofErr w:type="spellStart"/>
      <w:r>
        <w:rPr>
          <w:sz w:val="20"/>
          <w:szCs w:val="20"/>
          <w:highlight w:val="white"/>
        </w:rPr>
        <w:t>Klingström</w:t>
      </w:r>
      <w:proofErr w:type="spellEnd"/>
      <w:r>
        <w:rPr>
          <w:sz w:val="20"/>
          <w:szCs w:val="20"/>
          <w:highlight w:val="white"/>
        </w:rPr>
        <w:t xml:space="preserve"> J, </w:t>
      </w:r>
      <w:proofErr w:type="spellStart"/>
      <w:r>
        <w:rPr>
          <w:sz w:val="20"/>
          <w:szCs w:val="20"/>
          <w:highlight w:val="white"/>
        </w:rPr>
        <w:t>Leijon</w:t>
      </w:r>
      <w:proofErr w:type="spellEnd"/>
      <w:r>
        <w:rPr>
          <w:sz w:val="20"/>
          <w:szCs w:val="20"/>
          <w:highlight w:val="white"/>
        </w:rPr>
        <w:t xml:space="preserve"> M, </w:t>
      </w:r>
      <w:proofErr w:type="spellStart"/>
      <w:r>
        <w:rPr>
          <w:sz w:val="20"/>
          <w:szCs w:val="20"/>
          <w:highlight w:val="white"/>
        </w:rPr>
        <w:t>Lundkvist</w:t>
      </w:r>
      <w:proofErr w:type="spellEnd"/>
      <w:r>
        <w:rPr>
          <w:sz w:val="20"/>
          <w:szCs w:val="20"/>
          <w:highlight w:val="white"/>
        </w:rPr>
        <w:t xml:space="preserve"> A, </w:t>
      </w:r>
      <w:proofErr w:type="spellStart"/>
      <w:r>
        <w:rPr>
          <w:sz w:val="20"/>
          <w:szCs w:val="20"/>
          <w:highlight w:val="white"/>
        </w:rPr>
        <w:t>Mira</w:t>
      </w:r>
      <w:r>
        <w:rPr>
          <w:sz w:val="20"/>
          <w:szCs w:val="20"/>
          <w:highlight w:val="white"/>
        </w:rPr>
        <w:t>zimi</w:t>
      </w:r>
      <w:proofErr w:type="spellEnd"/>
      <w:r>
        <w:rPr>
          <w:sz w:val="20"/>
          <w:szCs w:val="20"/>
          <w:highlight w:val="white"/>
        </w:rPr>
        <w:t xml:space="preserve"> A. Nitric oxide inhibits the replication cycle of severe acute respiratory syndrome coronavirus. </w:t>
      </w:r>
      <w:r>
        <w:rPr>
          <w:i/>
          <w:sz w:val="20"/>
          <w:szCs w:val="20"/>
          <w:highlight w:val="white"/>
        </w:rPr>
        <w:t xml:space="preserve">J </w:t>
      </w:r>
      <w:proofErr w:type="spellStart"/>
      <w:r>
        <w:rPr>
          <w:i/>
          <w:sz w:val="20"/>
          <w:szCs w:val="20"/>
          <w:highlight w:val="white"/>
        </w:rPr>
        <w:t>Virol</w:t>
      </w:r>
      <w:proofErr w:type="spellEnd"/>
      <w:r>
        <w:rPr>
          <w:sz w:val="20"/>
          <w:szCs w:val="20"/>
          <w:highlight w:val="white"/>
        </w:rPr>
        <w:t xml:space="preserve">. 2005;79(3):1966-9. DOI: </w:t>
      </w:r>
      <w:hyperlink r:id="rId443">
        <w:r>
          <w:rPr>
            <w:color w:val="1155CC"/>
            <w:sz w:val="20"/>
            <w:szCs w:val="20"/>
            <w:highlight w:val="white"/>
            <w:u w:val="single"/>
          </w:rPr>
          <w:t>10.1128/JVI.79.3.1966-1969.2005</w:t>
        </w:r>
      </w:hyperlink>
      <w:r>
        <w:rPr>
          <w:sz w:val="20"/>
          <w:szCs w:val="20"/>
          <w:highlight w:val="white"/>
        </w:rPr>
        <w:t xml:space="preserve">. PMID: </w:t>
      </w:r>
      <w:hyperlink r:id="rId444">
        <w:r>
          <w:rPr>
            <w:color w:val="1155CC"/>
            <w:sz w:val="20"/>
            <w:szCs w:val="20"/>
            <w:highlight w:val="white"/>
            <w:u w:val="single"/>
          </w:rPr>
          <w:t>15650225</w:t>
        </w:r>
      </w:hyperlink>
      <w:r>
        <w:rPr>
          <w:sz w:val="20"/>
          <w:szCs w:val="20"/>
          <w:highlight w:val="white"/>
        </w:rPr>
        <w:t>.</w:t>
      </w:r>
    </w:p>
    <w:p w14:paraId="7133AE84" w14:textId="77777777" w:rsidR="00327D66" w:rsidRDefault="00C932BA">
      <w:pPr>
        <w:numPr>
          <w:ilvl w:val="0"/>
          <w:numId w:val="16"/>
        </w:numPr>
        <w:rPr>
          <w:highlight w:val="white"/>
        </w:rPr>
      </w:pPr>
      <w:r>
        <w:rPr>
          <w:sz w:val="20"/>
          <w:szCs w:val="20"/>
          <w:highlight w:val="white"/>
        </w:rPr>
        <w:t xml:space="preserve">American College of Cardiology. Cardiologist’s Insights </w:t>
      </w:r>
      <w:proofErr w:type="gramStart"/>
      <w:r>
        <w:rPr>
          <w:sz w:val="20"/>
          <w:szCs w:val="20"/>
          <w:highlight w:val="white"/>
        </w:rPr>
        <w:t>From</w:t>
      </w:r>
      <w:proofErr w:type="gramEnd"/>
      <w:r>
        <w:rPr>
          <w:sz w:val="20"/>
          <w:szCs w:val="20"/>
          <w:highlight w:val="white"/>
        </w:rPr>
        <w:t xml:space="preserve"> Treating COVID-19 Patients in China. Mar 12, 2020. </w:t>
      </w:r>
      <w:hyperlink r:id="rId445">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66BAFF5A" w14:textId="77777777" w:rsidR="00327D66" w:rsidRDefault="00C932BA">
      <w:pPr>
        <w:numPr>
          <w:ilvl w:val="0"/>
          <w:numId w:val="16"/>
        </w:numPr>
        <w:rPr>
          <w:highlight w:val="white"/>
        </w:rPr>
      </w:pPr>
      <w:r>
        <w:rPr>
          <w:sz w:val="20"/>
          <w:szCs w:val="20"/>
          <w:highlight w:val="white"/>
        </w:rPr>
        <w:t xml:space="preserve">Arabi YM, </w:t>
      </w:r>
      <w:proofErr w:type="spellStart"/>
      <w:r>
        <w:rPr>
          <w:sz w:val="20"/>
          <w:szCs w:val="20"/>
          <w:highlight w:val="white"/>
        </w:rPr>
        <w:t>Mandourah</w:t>
      </w:r>
      <w:proofErr w:type="spellEnd"/>
      <w:r>
        <w:rPr>
          <w:sz w:val="20"/>
          <w:szCs w:val="20"/>
          <w:highlight w:val="white"/>
        </w:rPr>
        <w:t xml:space="preserve"> Y, Al-</w:t>
      </w:r>
      <w:proofErr w:type="spellStart"/>
      <w:r>
        <w:rPr>
          <w:sz w:val="20"/>
          <w:szCs w:val="20"/>
          <w:highlight w:val="white"/>
        </w:rPr>
        <w:t>hameed</w:t>
      </w:r>
      <w:proofErr w:type="spellEnd"/>
      <w:r>
        <w:rPr>
          <w:sz w:val="20"/>
          <w:szCs w:val="20"/>
          <w:highlight w:val="white"/>
        </w:rPr>
        <w:t xml:space="preserve"> F, et al. Corticosteroid </w:t>
      </w:r>
      <w:r>
        <w:rPr>
          <w:sz w:val="20"/>
          <w:szCs w:val="20"/>
          <w:highlight w:val="white"/>
        </w:rPr>
        <w:t xml:space="preserve">Therapy for Critically Ill Patients with Middle East Respiratory Syndrome. </w:t>
      </w:r>
      <w:r>
        <w:rPr>
          <w:i/>
          <w:sz w:val="20"/>
          <w:szCs w:val="20"/>
          <w:highlight w:val="white"/>
        </w:rPr>
        <w:t xml:space="preserve">Am J Respir </w:t>
      </w:r>
      <w:proofErr w:type="spellStart"/>
      <w:r>
        <w:rPr>
          <w:i/>
          <w:sz w:val="20"/>
          <w:szCs w:val="20"/>
          <w:highlight w:val="white"/>
        </w:rPr>
        <w:t>Crit</w:t>
      </w:r>
      <w:proofErr w:type="spellEnd"/>
      <w:r>
        <w:rPr>
          <w:i/>
          <w:sz w:val="20"/>
          <w:szCs w:val="20"/>
          <w:highlight w:val="white"/>
        </w:rPr>
        <w:t xml:space="preserve"> Care Med</w:t>
      </w:r>
      <w:r>
        <w:rPr>
          <w:sz w:val="20"/>
          <w:szCs w:val="20"/>
          <w:highlight w:val="white"/>
        </w:rPr>
        <w:t xml:space="preserve">. 2018;197(6):757-767. DOI: </w:t>
      </w:r>
      <w:hyperlink r:id="rId446">
        <w:r>
          <w:rPr>
            <w:color w:val="1155CC"/>
            <w:sz w:val="20"/>
            <w:szCs w:val="20"/>
            <w:highlight w:val="white"/>
            <w:u w:val="single"/>
          </w:rPr>
          <w:t>10.1164/rccm.201706-1172OC</w:t>
        </w:r>
      </w:hyperlink>
      <w:r>
        <w:rPr>
          <w:sz w:val="20"/>
          <w:szCs w:val="20"/>
          <w:highlight w:val="white"/>
        </w:rPr>
        <w:t xml:space="preserve">. PMID: </w:t>
      </w:r>
      <w:hyperlink r:id="rId447">
        <w:r>
          <w:rPr>
            <w:color w:val="1155CC"/>
            <w:sz w:val="20"/>
            <w:szCs w:val="20"/>
            <w:highlight w:val="white"/>
            <w:u w:val="single"/>
          </w:rPr>
          <w:t>29161116</w:t>
        </w:r>
      </w:hyperlink>
      <w:r>
        <w:rPr>
          <w:sz w:val="20"/>
          <w:szCs w:val="20"/>
          <w:highlight w:val="white"/>
        </w:rPr>
        <w:t>.</w:t>
      </w:r>
    </w:p>
    <w:p w14:paraId="2EE31436" w14:textId="77777777" w:rsidR="00327D66" w:rsidRDefault="00C932BA">
      <w:pPr>
        <w:numPr>
          <w:ilvl w:val="0"/>
          <w:numId w:val="16"/>
        </w:numPr>
        <w:rPr>
          <w:sz w:val="20"/>
          <w:szCs w:val="20"/>
          <w:highlight w:val="white"/>
        </w:rPr>
      </w:pPr>
      <w:proofErr w:type="spellStart"/>
      <w:r>
        <w:rPr>
          <w:sz w:val="20"/>
          <w:szCs w:val="20"/>
          <w:highlight w:val="white"/>
        </w:rPr>
        <w:t>Arentz</w:t>
      </w:r>
      <w:proofErr w:type="spellEnd"/>
      <w:r>
        <w:rPr>
          <w:sz w:val="20"/>
          <w:szCs w:val="20"/>
          <w:highlight w:val="white"/>
        </w:rPr>
        <w:t xml:space="preserve"> M, </w:t>
      </w:r>
      <w:proofErr w:type="spellStart"/>
      <w:r>
        <w:rPr>
          <w:sz w:val="20"/>
          <w:szCs w:val="20"/>
          <w:highlight w:val="white"/>
        </w:rPr>
        <w:t>Yim</w:t>
      </w:r>
      <w:proofErr w:type="spellEnd"/>
      <w:r>
        <w:rPr>
          <w:sz w:val="20"/>
          <w:szCs w:val="20"/>
          <w:highlight w:val="white"/>
        </w:rPr>
        <w:t xml:space="preserve"> E, </w:t>
      </w:r>
      <w:proofErr w:type="spellStart"/>
      <w:r>
        <w:rPr>
          <w:sz w:val="20"/>
          <w:szCs w:val="20"/>
          <w:highlight w:val="white"/>
        </w:rPr>
        <w:t>Klaff</w:t>
      </w:r>
      <w:proofErr w:type="spellEnd"/>
      <w:r>
        <w:rPr>
          <w:sz w:val="20"/>
          <w:szCs w:val="20"/>
          <w:highlight w:val="white"/>
        </w:rPr>
        <w:t xml:space="preserve"> L, </w:t>
      </w:r>
      <w:proofErr w:type="spellStart"/>
      <w:r>
        <w:rPr>
          <w:sz w:val="20"/>
          <w:szCs w:val="20"/>
          <w:highlight w:val="white"/>
        </w:rPr>
        <w:t>Lokhandwala</w:t>
      </w:r>
      <w:proofErr w:type="spellEnd"/>
      <w:r>
        <w:rPr>
          <w:sz w:val="20"/>
          <w:szCs w:val="20"/>
          <w:highlight w:val="white"/>
        </w:rPr>
        <w:t xml:space="preserve"> S, </w:t>
      </w:r>
      <w:proofErr w:type="spellStart"/>
      <w:r>
        <w:rPr>
          <w:sz w:val="20"/>
          <w:szCs w:val="20"/>
          <w:highlight w:val="white"/>
        </w:rPr>
        <w:t>Riedo</w:t>
      </w:r>
      <w:proofErr w:type="spellEnd"/>
      <w:r>
        <w:rPr>
          <w:sz w:val="20"/>
          <w:szCs w:val="20"/>
          <w:highlight w:val="white"/>
        </w:rPr>
        <w:t xml:space="preserve"> FX, Chong M, Lee M. Characteristics and Outcomes of 21 Critically Ill Patients With COVID-19 in Washington State. </w:t>
      </w:r>
      <w:r>
        <w:rPr>
          <w:i/>
          <w:sz w:val="20"/>
          <w:szCs w:val="20"/>
          <w:highlight w:val="white"/>
        </w:rPr>
        <w:t>JAMA</w:t>
      </w:r>
      <w:r>
        <w:rPr>
          <w:sz w:val="20"/>
          <w:szCs w:val="20"/>
          <w:highlight w:val="white"/>
        </w:rPr>
        <w:t>. 2020 Mar 19. DOI:</w:t>
      </w:r>
      <w:hyperlink r:id="rId448">
        <w:r>
          <w:rPr>
            <w:sz w:val="20"/>
            <w:szCs w:val="20"/>
            <w:highlight w:val="white"/>
          </w:rPr>
          <w:t xml:space="preserve"> </w:t>
        </w:r>
      </w:hyperlink>
      <w:hyperlink r:id="rId449">
        <w:r>
          <w:rPr>
            <w:color w:val="1155CC"/>
            <w:sz w:val="20"/>
            <w:szCs w:val="20"/>
            <w:highlight w:val="white"/>
            <w:u w:val="single"/>
          </w:rPr>
          <w:t>10.1001/jama.2020.4326</w:t>
        </w:r>
      </w:hyperlink>
      <w:r>
        <w:rPr>
          <w:sz w:val="20"/>
          <w:szCs w:val="20"/>
          <w:highlight w:val="white"/>
        </w:rPr>
        <w:t xml:space="preserve">. PMID: </w:t>
      </w:r>
      <w:hyperlink r:id="rId450">
        <w:r>
          <w:rPr>
            <w:color w:val="1155CC"/>
            <w:sz w:val="20"/>
            <w:szCs w:val="20"/>
            <w:highlight w:val="white"/>
            <w:u w:val="single"/>
          </w:rPr>
          <w:t>32191259</w:t>
        </w:r>
      </w:hyperlink>
      <w:r>
        <w:rPr>
          <w:sz w:val="20"/>
          <w:szCs w:val="20"/>
          <w:highlight w:val="white"/>
        </w:rPr>
        <w:t>.</w:t>
      </w:r>
    </w:p>
    <w:p w14:paraId="588B2066" w14:textId="77777777" w:rsidR="00327D66" w:rsidRDefault="00C932BA">
      <w:pPr>
        <w:numPr>
          <w:ilvl w:val="0"/>
          <w:numId w:val="16"/>
        </w:numPr>
        <w:rPr>
          <w:highlight w:val="white"/>
        </w:rPr>
      </w:pPr>
      <w:proofErr w:type="spellStart"/>
      <w:r>
        <w:rPr>
          <w:sz w:val="20"/>
          <w:szCs w:val="20"/>
        </w:rPr>
        <w:t>Barrot</w:t>
      </w:r>
      <w:proofErr w:type="spellEnd"/>
      <w:r>
        <w:rPr>
          <w:sz w:val="20"/>
          <w:szCs w:val="20"/>
        </w:rPr>
        <w:t xml:space="preserve"> L, </w:t>
      </w:r>
      <w:proofErr w:type="spellStart"/>
      <w:r>
        <w:rPr>
          <w:sz w:val="20"/>
          <w:szCs w:val="20"/>
        </w:rPr>
        <w:t>Asfar</w:t>
      </w:r>
      <w:proofErr w:type="spellEnd"/>
      <w:r>
        <w:rPr>
          <w:sz w:val="20"/>
          <w:szCs w:val="20"/>
        </w:rPr>
        <w:t xml:space="preserve"> P, </w:t>
      </w:r>
      <w:proofErr w:type="spellStart"/>
      <w:r>
        <w:rPr>
          <w:sz w:val="20"/>
          <w:szCs w:val="20"/>
        </w:rPr>
        <w:t>Mauny</w:t>
      </w:r>
      <w:proofErr w:type="spellEnd"/>
      <w:r>
        <w:rPr>
          <w:sz w:val="20"/>
          <w:szCs w:val="20"/>
        </w:rPr>
        <w:t xml:space="preserve"> F, </w:t>
      </w:r>
      <w:proofErr w:type="spellStart"/>
      <w:r>
        <w:rPr>
          <w:sz w:val="20"/>
          <w:szCs w:val="20"/>
        </w:rPr>
        <w:t>Winiszewski</w:t>
      </w:r>
      <w:proofErr w:type="spellEnd"/>
      <w:r>
        <w:rPr>
          <w:sz w:val="20"/>
          <w:szCs w:val="20"/>
        </w:rPr>
        <w:t xml:space="preserve"> H, </w:t>
      </w:r>
      <w:proofErr w:type="spellStart"/>
      <w:r>
        <w:rPr>
          <w:sz w:val="20"/>
          <w:szCs w:val="20"/>
        </w:rPr>
        <w:t>Montini</w:t>
      </w:r>
      <w:proofErr w:type="spellEnd"/>
      <w:r>
        <w:rPr>
          <w:sz w:val="20"/>
          <w:szCs w:val="20"/>
        </w:rPr>
        <w:t xml:space="preserve"> F, </w:t>
      </w:r>
      <w:proofErr w:type="spellStart"/>
      <w:r>
        <w:rPr>
          <w:sz w:val="20"/>
          <w:szCs w:val="20"/>
        </w:rPr>
        <w:t>Badie</w:t>
      </w:r>
      <w:proofErr w:type="spellEnd"/>
      <w:r>
        <w:rPr>
          <w:sz w:val="20"/>
          <w:szCs w:val="20"/>
        </w:rPr>
        <w:t xml:space="preserve"> J, et a</w:t>
      </w:r>
      <w:r>
        <w:rPr>
          <w:sz w:val="20"/>
          <w:szCs w:val="20"/>
        </w:rPr>
        <w:t xml:space="preserve">l. Liberal or Conservative Oxygen Therapy for Acute Respiratory Distress Syndrome. </w:t>
      </w:r>
      <w:r>
        <w:rPr>
          <w:i/>
          <w:sz w:val="20"/>
          <w:szCs w:val="20"/>
        </w:rPr>
        <w:t xml:space="preserve">N </w:t>
      </w:r>
      <w:proofErr w:type="spellStart"/>
      <w:r>
        <w:rPr>
          <w:i/>
          <w:sz w:val="20"/>
          <w:szCs w:val="20"/>
        </w:rPr>
        <w:t>Engl</w:t>
      </w:r>
      <w:proofErr w:type="spellEnd"/>
      <w:r>
        <w:rPr>
          <w:i/>
          <w:sz w:val="20"/>
          <w:szCs w:val="20"/>
        </w:rPr>
        <w:t xml:space="preserve"> J Med.</w:t>
      </w:r>
      <w:r>
        <w:rPr>
          <w:sz w:val="20"/>
          <w:szCs w:val="20"/>
        </w:rPr>
        <w:t xml:space="preserve"> 2020;382(11):999-1008. </w:t>
      </w:r>
      <w:r>
        <w:rPr>
          <w:color w:val="212121"/>
          <w:sz w:val="20"/>
          <w:szCs w:val="20"/>
        </w:rPr>
        <w:t xml:space="preserve">DOI: </w:t>
      </w:r>
      <w:hyperlink r:id="rId451">
        <w:r>
          <w:rPr>
            <w:color w:val="1155CC"/>
            <w:sz w:val="20"/>
            <w:szCs w:val="20"/>
            <w:u w:val="single"/>
          </w:rPr>
          <w:t>10.1056/NEJMoa1916431</w:t>
        </w:r>
      </w:hyperlink>
      <w:r>
        <w:rPr>
          <w:color w:val="1155CC"/>
          <w:sz w:val="20"/>
          <w:szCs w:val="20"/>
        </w:rPr>
        <w:t>.</w:t>
      </w:r>
      <w:r>
        <w:rPr>
          <w:color w:val="0071BC"/>
          <w:sz w:val="20"/>
          <w:szCs w:val="20"/>
        </w:rPr>
        <w:t xml:space="preserve"> </w:t>
      </w:r>
      <w:r>
        <w:rPr>
          <w:color w:val="212121"/>
          <w:sz w:val="20"/>
          <w:szCs w:val="20"/>
        </w:rPr>
        <w:t xml:space="preserve">PMID: </w:t>
      </w:r>
      <w:hyperlink r:id="rId452">
        <w:r>
          <w:rPr>
            <w:color w:val="1155CC"/>
            <w:sz w:val="20"/>
            <w:szCs w:val="20"/>
            <w:u w:val="single"/>
          </w:rPr>
          <w:t>32160661</w:t>
        </w:r>
      </w:hyperlink>
      <w:r>
        <w:rPr>
          <w:color w:val="212121"/>
          <w:sz w:val="20"/>
          <w:szCs w:val="20"/>
        </w:rPr>
        <w:t xml:space="preserve">. </w:t>
      </w:r>
    </w:p>
    <w:p w14:paraId="6C66DF84" w14:textId="77777777" w:rsidR="00327D66" w:rsidRDefault="00C932BA">
      <w:pPr>
        <w:numPr>
          <w:ilvl w:val="0"/>
          <w:numId w:val="16"/>
        </w:numPr>
        <w:rPr>
          <w:highlight w:val="white"/>
        </w:rPr>
      </w:pPr>
      <w:r>
        <w:rPr>
          <w:sz w:val="20"/>
          <w:szCs w:val="20"/>
          <w:highlight w:val="white"/>
        </w:rPr>
        <w:t xml:space="preserve">Bozkurt B, Kovacs R, Harrington B. HFSA/ACC/AHA Statement Addresses Concerns Re: Using RAAS Antagonists in COVID-19. Mar 17, 2020. </w:t>
      </w:r>
      <w:hyperlink r:id="rId453">
        <w:r>
          <w:rPr>
            <w:color w:val="1155CC"/>
            <w:sz w:val="20"/>
            <w:szCs w:val="20"/>
            <w:highlight w:val="white"/>
            <w:u w:val="single"/>
          </w:rPr>
          <w:t>https://www.acc.org/sitecore/content/Sites/ACC/Home/Latest-in-Cardiology/Articles/2020/03/17/08/59/HFSA-ACC-AH</w:t>
        </w:r>
        <w:r>
          <w:rPr>
            <w:color w:val="1155CC"/>
            <w:sz w:val="20"/>
            <w:szCs w:val="20"/>
            <w:highlight w:val="white"/>
            <w:u w:val="single"/>
          </w:rPr>
          <w:t>A-Statement-Addresses-Concerns-Re-Using-RAAS-Antagonists-in-COVID-19</w:t>
        </w:r>
      </w:hyperlink>
      <w:r>
        <w:rPr>
          <w:sz w:val="20"/>
          <w:szCs w:val="20"/>
          <w:highlight w:val="white"/>
        </w:rPr>
        <w:t xml:space="preserve"> </w:t>
      </w:r>
    </w:p>
    <w:p w14:paraId="4199AB76" w14:textId="77777777" w:rsidR="00327D66" w:rsidRDefault="00C932BA">
      <w:pPr>
        <w:numPr>
          <w:ilvl w:val="0"/>
          <w:numId w:val="16"/>
        </w:numPr>
        <w:rPr>
          <w:highlight w:val="white"/>
        </w:rPr>
      </w:pPr>
      <w:proofErr w:type="spellStart"/>
      <w:r>
        <w:rPr>
          <w:sz w:val="20"/>
          <w:szCs w:val="20"/>
          <w:highlight w:val="white"/>
        </w:rPr>
        <w:t>Brudno</w:t>
      </w:r>
      <w:proofErr w:type="spellEnd"/>
      <w:r>
        <w:rPr>
          <w:sz w:val="20"/>
          <w:szCs w:val="20"/>
          <w:highlight w:val="white"/>
        </w:rPr>
        <w:t xml:space="preserve"> JN, </w:t>
      </w:r>
      <w:proofErr w:type="spellStart"/>
      <w:r>
        <w:rPr>
          <w:sz w:val="20"/>
          <w:szCs w:val="20"/>
          <w:highlight w:val="white"/>
        </w:rPr>
        <w:t>Kochenderfer</w:t>
      </w:r>
      <w:proofErr w:type="spellEnd"/>
      <w:r>
        <w:rPr>
          <w:sz w:val="20"/>
          <w:szCs w:val="20"/>
          <w:highlight w:val="white"/>
        </w:rPr>
        <w:t xml:space="preserve"> JN. Recent advances in CAR T-cell toxicity: Mechanisms, manifestations and management. </w:t>
      </w:r>
      <w:r>
        <w:rPr>
          <w:i/>
          <w:sz w:val="20"/>
          <w:szCs w:val="20"/>
          <w:highlight w:val="white"/>
        </w:rPr>
        <w:t>Blood Rev</w:t>
      </w:r>
      <w:r>
        <w:rPr>
          <w:sz w:val="20"/>
          <w:szCs w:val="20"/>
          <w:highlight w:val="white"/>
        </w:rPr>
        <w:t xml:space="preserve">. </w:t>
      </w:r>
      <w:proofErr w:type="gramStart"/>
      <w:r>
        <w:rPr>
          <w:sz w:val="20"/>
          <w:szCs w:val="20"/>
          <w:highlight w:val="white"/>
        </w:rPr>
        <w:t>2019;34:45</w:t>
      </w:r>
      <w:proofErr w:type="gramEnd"/>
      <w:r>
        <w:rPr>
          <w:sz w:val="20"/>
          <w:szCs w:val="20"/>
          <w:highlight w:val="white"/>
        </w:rPr>
        <w:t xml:space="preserve">-55. DOI: </w:t>
      </w:r>
      <w:hyperlink r:id="rId454">
        <w:r>
          <w:rPr>
            <w:color w:val="1155CC"/>
            <w:sz w:val="20"/>
            <w:szCs w:val="20"/>
            <w:highlight w:val="white"/>
            <w:u w:val="single"/>
          </w:rPr>
          <w:t>10.1016/j.blre.2018.11.002</w:t>
        </w:r>
      </w:hyperlink>
      <w:r>
        <w:rPr>
          <w:sz w:val="20"/>
          <w:szCs w:val="20"/>
          <w:highlight w:val="white"/>
        </w:rPr>
        <w:t xml:space="preserve">. PMID: </w:t>
      </w:r>
      <w:hyperlink r:id="rId455">
        <w:r>
          <w:rPr>
            <w:color w:val="1155CC"/>
            <w:sz w:val="20"/>
            <w:szCs w:val="20"/>
            <w:highlight w:val="white"/>
            <w:u w:val="single"/>
          </w:rPr>
          <w:t>30528964</w:t>
        </w:r>
      </w:hyperlink>
      <w:r>
        <w:rPr>
          <w:sz w:val="20"/>
          <w:szCs w:val="20"/>
          <w:highlight w:val="white"/>
        </w:rPr>
        <w:t>.</w:t>
      </w:r>
    </w:p>
    <w:p w14:paraId="3F53A5E9" w14:textId="77777777" w:rsidR="00327D66" w:rsidRDefault="00C932BA">
      <w:pPr>
        <w:numPr>
          <w:ilvl w:val="0"/>
          <w:numId w:val="16"/>
        </w:numPr>
        <w:rPr>
          <w:highlight w:val="white"/>
        </w:rPr>
      </w:pPr>
      <w:r>
        <w:rPr>
          <w:sz w:val="20"/>
          <w:szCs w:val="20"/>
          <w:highlight w:val="white"/>
        </w:rPr>
        <w:t>Chen N, Zhou M, Dong X, et al. Epidemiological and clinical characteristics of 99 cases of 2019 novel coronavirus pneumonia in Wu</w:t>
      </w:r>
      <w:r>
        <w:rPr>
          <w:sz w:val="20"/>
          <w:szCs w:val="20"/>
          <w:highlight w:val="white"/>
        </w:rPr>
        <w:t xml:space="preserve">han, China: a descriptive study. </w:t>
      </w:r>
      <w:r>
        <w:rPr>
          <w:i/>
          <w:sz w:val="20"/>
          <w:szCs w:val="20"/>
          <w:highlight w:val="white"/>
        </w:rPr>
        <w:t>Lancet</w:t>
      </w:r>
      <w:r>
        <w:rPr>
          <w:sz w:val="20"/>
          <w:szCs w:val="20"/>
          <w:highlight w:val="white"/>
        </w:rPr>
        <w:t xml:space="preserve">. 2020;395(10223):507-513. DOI: </w:t>
      </w:r>
      <w:hyperlink r:id="rId456">
        <w:r>
          <w:rPr>
            <w:color w:val="1155CC"/>
            <w:sz w:val="20"/>
            <w:szCs w:val="20"/>
            <w:highlight w:val="white"/>
            <w:u w:val="single"/>
          </w:rPr>
          <w:t>10.1016/S0140-6736(20)30211-7</w:t>
        </w:r>
      </w:hyperlink>
      <w:r>
        <w:rPr>
          <w:sz w:val="20"/>
          <w:szCs w:val="20"/>
          <w:highlight w:val="white"/>
        </w:rPr>
        <w:t xml:space="preserve">. PMID: </w:t>
      </w:r>
      <w:hyperlink r:id="rId457">
        <w:r>
          <w:rPr>
            <w:color w:val="1155CC"/>
            <w:sz w:val="20"/>
            <w:szCs w:val="20"/>
            <w:highlight w:val="white"/>
            <w:u w:val="single"/>
          </w:rPr>
          <w:t>32007143</w:t>
        </w:r>
      </w:hyperlink>
      <w:r>
        <w:rPr>
          <w:sz w:val="20"/>
          <w:szCs w:val="20"/>
          <w:highlight w:val="white"/>
        </w:rPr>
        <w:t>.</w:t>
      </w:r>
    </w:p>
    <w:p w14:paraId="07109F89" w14:textId="77777777" w:rsidR="00327D66" w:rsidRDefault="00C932BA">
      <w:pPr>
        <w:numPr>
          <w:ilvl w:val="0"/>
          <w:numId w:val="16"/>
        </w:numPr>
        <w:rPr>
          <w:highlight w:val="white"/>
        </w:rPr>
      </w:pPr>
      <w:r>
        <w:rPr>
          <w:sz w:val="20"/>
          <w:szCs w:val="20"/>
          <w:highlight w:val="white"/>
        </w:rPr>
        <w:t xml:space="preserve">Chen S, </w:t>
      </w:r>
      <w:r>
        <w:rPr>
          <w:sz w:val="20"/>
          <w:szCs w:val="20"/>
          <w:highlight w:val="white"/>
        </w:rPr>
        <w:t>Yang J, Yang W, et al. COVID-19 control in China during mass population movements at New Year.</w:t>
      </w:r>
      <w:r>
        <w:rPr>
          <w:sz w:val="20"/>
          <w:szCs w:val="20"/>
        </w:rPr>
        <w:t xml:space="preserve"> </w:t>
      </w:r>
      <w:r>
        <w:rPr>
          <w:i/>
          <w:sz w:val="20"/>
          <w:szCs w:val="20"/>
        </w:rPr>
        <w:t>Lancet.</w:t>
      </w:r>
      <w:r>
        <w:rPr>
          <w:sz w:val="20"/>
          <w:szCs w:val="20"/>
        </w:rPr>
        <w:t xml:space="preserve"> 2020 Mar 7;395(10226):764-766. DOI: </w:t>
      </w:r>
      <w:hyperlink r:id="rId458">
        <w:r>
          <w:rPr>
            <w:color w:val="1155CC"/>
            <w:sz w:val="20"/>
            <w:szCs w:val="20"/>
            <w:u w:val="single"/>
          </w:rPr>
          <w:t>10.1016/S0140-6736(20)30421-9</w:t>
        </w:r>
      </w:hyperlink>
      <w:r>
        <w:rPr>
          <w:sz w:val="20"/>
          <w:szCs w:val="20"/>
          <w:highlight w:val="white"/>
        </w:rPr>
        <w:t xml:space="preserve">. PMID: </w:t>
      </w:r>
      <w:hyperlink r:id="rId459">
        <w:r>
          <w:rPr>
            <w:color w:val="1155CC"/>
            <w:sz w:val="20"/>
            <w:szCs w:val="20"/>
            <w:highlight w:val="white"/>
            <w:u w:val="single"/>
          </w:rPr>
          <w:t>32105609</w:t>
        </w:r>
      </w:hyperlink>
      <w:r>
        <w:rPr>
          <w:sz w:val="20"/>
          <w:szCs w:val="20"/>
          <w:highlight w:val="white"/>
        </w:rPr>
        <w:t>.</w:t>
      </w:r>
    </w:p>
    <w:p w14:paraId="23C4ED9D" w14:textId="77777777" w:rsidR="00327D66" w:rsidRDefault="00C932BA">
      <w:pPr>
        <w:numPr>
          <w:ilvl w:val="0"/>
          <w:numId w:val="16"/>
        </w:numPr>
        <w:rPr>
          <w:highlight w:val="white"/>
        </w:rPr>
      </w:pPr>
      <w:r>
        <w:rPr>
          <w:sz w:val="20"/>
          <w:szCs w:val="20"/>
          <w:highlight w:val="white"/>
        </w:rPr>
        <w:t xml:space="preserve">Cheng Y, Luo R, Wang K, et al. Kidney Impairment Is Associated with In-Hospital Death of COVID-19 Patients. </w:t>
      </w:r>
      <w:proofErr w:type="spellStart"/>
      <w:r>
        <w:rPr>
          <w:i/>
          <w:sz w:val="20"/>
          <w:szCs w:val="20"/>
          <w:highlight w:val="white"/>
        </w:rPr>
        <w:t>medRxiv</w:t>
      </w:r>
      <w:proofErr w:type="spellEnd"/>
      <w:r>
        <w:rPr>
          <w:sz w:val="20"/>
          <w:szCs w:val="20"/>
          <w:highlight w:val="white"/>
        </w:rPr>
        <w:t xml:space="preserve">. 2020. DOI: </w:t>
      </w:r>
      <w:hyperlink r:id="rId460">
        <w:r>
          <w:rPr>
            <w:color w:val="1155CC"/>
            <w:sz w:val="20"/>
            <w:szCs w:val="20"/>
            <w:highlight w:val="white"/>
            <w:u w:val="single"/>
          </w:rPr>
          <w:t>10.1101/2020.02.18.20023242</w:t>
        </w:r>
      </w:hyperlink>
      <w:r>
        <w:rPr>
          <w:sz w:val="20"/>
          <w:szCs w:val="20"/>
          <w:highlight w:val="white"/>
        </w:rPr>
        <w:t>. Preprint.</w:t>
      </w:r>
    </w:p>
    <w:p w14:paraId="54DC6545" w14:textId="77777777" w:rsidR="00327D66" w:rsidRDefault="00C932BA">
      <w:pPr>
        <w:numPr>
          <w:ilvl w:val="0"/>
          <w:numId w:val="16"/>
        </w:numPr>
        <w:rPr>
          <w:highlight w:val="white"/>
        </w:rPr>
      </w:pPr>
      <w:r>
        <w:rPr>
          <w:sz w:val="20"/>
          <w:szCs w:val="20"/>
          <w:highlight w:val="white"/>
        </w:rPr>
        <w:t xml:space="preserve">Chu KH, Tsang WK, Tang CS, et al. Acute renal impairment in coronavirus-associated severe acute respiratory syndrome. </w:t>
      </w:r>
      <w:r>
        <w:rPr>
          <w:i/>
          <w:sz w:val="20"/>
          <w:szCs w:val="20"/>
          <w:highlight w:val="white"/>
        </w:rPr>
        <w:t>Kidney Int</w:t>
      </w:r>
      <w:r>
        <w:rPr>
          <w:sz w:val="20"/>
          <w:szCs w:val="20"/>
          <w:highlight w:val="white"/>
        </w:rPr>
        <w:t>. 2005;67(2):698-705. DOI:</w:t>
      </w:r>
      <w:r>
        <w:rPr>
          <w:sz w:val="20"/>
          <w:szCs w:val="20"/>
          <w:highlight w:val="white"/>
        </w:rPr>
        <w:t xml:space="preserve"> </w:t>
      </w:r>
      <w:hyperlink r:id="rId461">
        <w:r>
          <w:rPr>
            <w:color w:val="1155CC"/>
            <w:sz w:val="20"/>
            <w:szCs w:val="20"/>
            <w:highlight w:val="white"/>
            <w:u w:val="single"/>
          </w:rPr>
          <w:t>10.1111/j.1523-1755.2005.67130.x</w:t>
        </w:r>
      </w:hyperlink>
      <w:r>
        <w:rPr>
          <w:sz w:val="20"/>
          <w:szCs w:val="20"/>
          <w:highlight w:val="white"/>
        </w:rPr>
        <w:t xml:space="preserve">. PMID: </w:t>
      </w:r>
      <w:hyperlink r:id="rId462">
        <w:r>
          <w:rPr>
            <w:color w:val="1155CC"/>
            <w:sz w:val="20"/>
            <w:szCs w:val="20"/>
            <w:highlight w:val="white"/>
            <w:u w:val="single"/>
          </w:rPr>
          <w:t>15673319</w:t>
        </w:r>
      </w:hyperlink>
      <w:r>
        <w:rPr>
          <w:sz w:val="20"/>
          <w:szCs w:val="20"/>
          <w:highlight w:val="white"/>
        </w:rPr>
        <w:t>.</w:t>
      </w:r>
    </w:p>
    <w:p w14:paraId="2625DB9D" w14:textId="77777777" w:rsidR="00327D66" w:rsidRDefault="00C932BA">
      <w:pPr>
        <w:numPr>
          <w:ilvl w:val="0"/>
          <w:numId w:val="16"/>
        </w:numPr>
        <w:rPr>
          <w:highlight w:val="white"/>
        </w:rPr>
      </w:pPr>
      <w:r>
        <w:rPr>
          <w:sz w:val="20"/>
          <w:szCs w:val="20"/>
          <w:highlight w:val="white"/>
        </w:rPr>
        <w:t>Day, M. COVID-19: ibuprofen should not be used for managing symptoms, sa</w:t>
      </w:r>
      <w:r>
        <w:rPr>
          <w:sz w:val="20"/>
          <w:szCs w:val="20"/>
          <w:highlight w:val="white"/>
        </w:rPr>
        <w:t xml:space="preserve">y doctors and scientists. </w:t>
      </w:r>
      <w:r>
        <w:rPr>
          <w:i/>
          <w:sz w:val="20"/>
          <w:szCs w:val="20"/>
          <w:highlight w:val="white"/>
        </w:rPr>
        <w:t>BMJ</w:t>
      </w:r>
      <w:r>
        <w:rPr>
          <w:sz w:val="20"/>
          <w:szCs w:val="20"/>
          <w:highlight w:val="white"/>
        </w:rPr>
        <w:t xml:space="preserve">. 2020;368:m1086. DOI: </w:t>
      </w:r>
      <w:hyperlink r:id="rId463">
        <w:r>
          <w:rPr>
            <w:color w:val="1155CC"/>
            <w:sz w:val="20"/>
            <w:szCs w:val="20"/>
            <w:highlight w:val="white"/>
            <w:u w:val="single"/>
          </w:rPr>
          <w:t>10.1136/bmj.m1086</w:t>
        </w:r>
      </w:hyperlink>
      <w:r>
        <w:rPr>
          <w:sz w:val="20"/>
          <w:szCs w:val="20"/>
          <w:highlight w:val="white"/>
        </w:rPr>
        <w:t xml:space="preserve">. PMID: </w:t>
      </w:r>
      <w:hyperlink r:id="rId464">
        <w:r>
          <w:rPr>
            <w:color w:val="1155CC"/>
            <w:sz w:val="20"/>
            <w:szCs w:val="20"/>
            <w:highlight w:val="white"/>
            <w:u w:val="single"/>
          </w:rPr>
          <w:t>32184201</w:t>
        </w:r>
      </w:hyperlink>
      <w:r>
        <w:rPr>
          <w:sz w:val="20"/>
          <w:szCs w:val="20"/>
          <w:highlight w:val="white"/>
        </w:rPr>
        <w:t>.</w:t>
      </w:r>
    </w:p>
    <w:p w14:paraId="1566DDD2" w14:textId="77777777" w:rsidR="00327D66" w:rsidRDefault="00C932BA">
      <w:pPr>
        <w:numPr>
          <w:ilvl w:val="0"/>
          <w:numId w:val="16"/>
        </w:numPr>
        <w:rPr>
          <w:highlight w:val="white"/>
        </w:rPr>
      </w:pPr>
      <w:r>
        <w:rPr>
          <w:sz w:val="20"/>
          <w:szCs w:val="20"/>
          <w:highlight w:val="white"/>
        </w:rPr>
        <w:t>Delaney JW, Pinto R, Long J, et al. The influence o</w:t>
      </w:r>
      <w:r>
        <w:rPr>
          <w:sz w:val="20"/>
          <w:szCs w:val="20"/>
          <w:highlight w:val="white"/>
        </w:rPr>
        <w:t xml:space="preserve">f corticosteroid treatment on the outcome of influenza A(H1N1pdm09)-related critical illness. </w:t>
      </w:r>
      <w:proofErr w:type="spellStart"/>
      <w:r>
        <w:rPr>
          <w:i/>
          <w:sz w:val="20"/>
          <w:szCs w:val="20"/>
          <w:highlight w:val="white"/>
        </w:rPr>
        <w:t>Crit</w:t>
      </w:r>
      <w:proofErr w:type="spellEnd"/>
      <w:r>
        <w:rPr>
          <w:i/>
          <w:sz w:val="20"/>
          <w:szCs w:val="20"/>
          <w:highlight w:val="white"/>
        </w:rPr>
        <w:t xml:space="preserve"> Care</w:t>
      </w:r>
      <w:r>
        <w:rPr>
          <w:sz w:val="20"/>
          <w:szCs w:val="20"/>
          <w:highlight w:val="white"/>
        </w:rPr>
        <w:t xml:space="preserve">. 2016;20:75. DOI: </w:t>
      </w:r>
      <w:hyperlink r:id="rId465">
        <w:r>
          <w:rPr>
            <w:color w:val="1155CC"/>
            <w:sz w:val="20"/>
            <w:szCs w:val="20"/>
            <w:highlight w:val="white"/>
            <w:u w:val="single"/>
          </w:rPr>
          <w:t>10.1186/s13054-016-1230-8</w:t>
        </w:r>
      </w:hyperlink>
      <w:r>
        <w:rPr>
          <w:sz w:val="20"/>
          <w:szCs w:val="20"/>
          <w:highlight w:val="white"/>
        </w:rPr>
        <w:t xml:space="preserve">. PMID: </w:t>
      </w:r>
      <w:hyperlink r:id="rId466">
        <w:r>
          <w:rPr>
            <w:color w:val="1155CC"/>
            <w:sz w:val="20"/>
            <w:szCs w:val="20"/>
            <w:highlight w:val="white"/>
            <w:u w:val="single"/>
          </w:rPr>
          <w:t>27036638</w:t>
        </w:r>
      </w:hyperlink>
      <w:r>
        <w:rPr>
          <w:sz w:val="20"/>
          <w:szCs w:val="20"/>
          <w:highlight w:val="white"/>
        </w:rPr>
        <w:t>.</w:t>
      </w:r>
    </w:p>
    <w:p w14:paraId="26587537" w14:textId="77777777" w:rsidR="00327D66" w:rsidRDefault="00C932BA">
      <w:pPr>
        <w:numPr>
          <w:ilvl w:val="0"/>
          <w:numId w:val="16"/>
        </w:numPr>
        <w:rPr>
          <w:highlight w:val="white"/>
        </w:rPr>
      </w:pPr>
      <w:proofErr w:type="spellStart"/>
      <w:r>
        <w:rPr>
          <w:sz w:val="20"/>
          <w:szCs w:val="20"/>
        </w:rPr>
        <w:lastRenderedPageBreak/>
        <w:t>Devaux</w:t>
      </w:r>
      <w:proofErr w:type="spellEnd"/>
      <w:r>
        <w:rPr>
          <w:sz w:val="20"/>
          <w:szCs w:val="20"/>
        </w:rPr>
        <w:t xml:space="preserve"> CA, </w:t>
      </w:r>
      <w:proofErr w:type="spellStart"/>
      <w:r>
        <w:rPr>
          <w:sz w:val="20"/>
          <w:szCs w:val="20"/>
        </w:rPr>
        <w:t>Rolain</w:t>
      </w:r>
      <w:proofErr w:type="spellEnd"/>
      <w:r>
        <w:rPr>
          <w:sz w:val="20"/>
          <w:szCs w:val="20"/>
        </w:rPr>
        <w:t xml:space="preserve"> JM, Colson P, </w:t>
      </w:r>
      <w:proofErr w:type="spellStart"/>
      <w:r>
        <w:rPr>
          <w:sz w:val="20"/>
          <w:szCs w:val="20"/>
        </w:rPr>
        <w:t>Raoult</w:t>
      </w:r>
      <w:proofErr w:type="spellEnd"/>
      <w:r>
        <w:rPr>
          <w:sz w:val="20"/>
          <w:szCs w:val="20"/>
        </w:rPr>
        <w:t xml:space="preserve"> D. New insights on the antiviral effects of chloroquine against coronavirus: what to expect for COVID-19? </w:t>
      </w:r>
      <w:r>
        <w:rPr>
          <w:i/>
          <w:sz w:val="20"/>
          <w:szCs w:val="20"/>
        </w:rPr>
        <w:t xml:space="preserve">Int J </w:t>
      </w:r>
      <w:proofErr w:type="spellStart"/>
      <w:r>
        <w:rPr>
          <w:i/>
          <w:sz w:val="20"/>
          <w:szCs w:val="20"/>
        </w:rPr>
        <w:t>Antimicrob</w:t>
      </w:r>
      <w:proofErr w:type="spellEnd"/>
      <w:r>
        <w:rPr>
          <w:i/>
          <w:sz w:val="20"/>
          <w:szCs w:val="20"/>
        </w:rPr>
        <w:t xml:space="preserve"> Agents.</w:t>
      </w:r>
      <w:r>
        <w:rPr>
          <w:sz w:val="20"/>
          <w:szCs w:val="20"/>
        </w:rPr>
        <w:t xml:space="preserve"> 2020:105938. </w:t>
      </w:r>
      <w:r>
        <w:rPr>
          <w:color w:val="212121"/>
          <w:sz w:val="20"/>
          <w:szCs w:val="20"/>
        </w:rPr>
        <w:t xml:space="preserve">DOI: </w:t>
      </w:r>
      <w:hyperlink r:id="rId467">
        <w:r>
          <w:rPr>
            <w:color w:val="1155CC"/>
            <w:sz w:val="20"/>
            <w:szCs w:val="20"/>
            <w:u w:val="single"/>
          </w:rPr>
          <w:t>10.1016/j.ijantimicag.2020.105938</w:t>
        </w:r>
      </w:hyperlink>
      <w:r>
        <w:rPr>
          <w:color w:val="1155CC"/>
          <w:sz w:val="20"/>
          <w:szCs w:val="20"/>
        </w:rPr>
        <w:t xml:space="preserve">. </w:t>
      </w:r>
      <w:r>
        <w:rPr>
          <w:color w:val="212121"/>
          <w:sz w:val="20"/>
          <w:szCs w:val="20"/>
        </w:rPr>
        <w:t xml:space="preserve">PMID: </w:t>
      </w:r>
      <w:hyperlink r:id="rId468">
        <w:r>
          <w:rPr>
            <w:color w:val="1155CC"/>
            <w:sz w:val="20"/>
            <w:szCs w:val="20"/>
            <w:u w:val="single"/>
          </w:rPr>
          <w:t>32171740</w:t>
        </w:r>
      </w:hyperlink>
      <w:r>
        <w:rPr>
          <w:color w:val="212121"/>
          <w:sz w:val="20"/>
          <w:szCs w:val="20"/>
        </w:rPr>
        <w:t xml:space="preserve">. </w:t>
      </w:r>
    </w:p>
    <w:p w14:paraId="2A95941A" w14:textId="77777777" w:rsidR="00327D66" w:rsidRDefault="00C932BA">
      <w:pPr>
        <w:numPr>
          <w:ilvl w:val="0"/>
          <w:numId w:val="16"/>
        </w:numPr>
        <w:rPr>
          <w:highlight w:val="white"/>
        </w:rPr>
      </w:pPr>
      <w:r>
        <w:rPr>
          <w:sz w:val="20"/>
          <w:szCs w:val="20"/>
          <w:highlight w:val="white"/>
        </w:rPr>
        <w:t xml:space="preserve">Famous KR, </w:t>
      </w:r>
      <w:proofErr w:type="spellStart"/>
      <w:r>
        <w:rPr>
          <w:sz w:val="20"/>
          <w:szCs w:val="20"/>
          <w:highlight w:val="white"/>
        </w:rPr>
        <w:t>Delucchi</w:t>
      </w:r>
      <w:proofErr w:type="spellEnd"/>
      <w:r>
        <w:rPr>
          <w:sz w:val="20"/>
          <w:szCs w:val="20"/>
          <w:highlight w:val="white"/>
        </w:rPr>
        <w:t xml:space="preserve"> K, Ware LB, et al. Acute Respiratory Distress Syndrome </w:t>
      </w:r>
      <w:proofErr w:type="spellStart"/>
      <w:r>
        <w:rPr>
          <w:sz w:val="20"/>
          <w:szCs w:val="20"/>
          <w:highlight w:val="white"/>
        </w:rPr>
        <w:t>Subphenotypes</w:t>
      </w:r>
      <w:proofErr w:type="spellEnd"/>
      <w:r>
        <w:rPr>
          <w:sz w:val="20"/>
          <w:szCs w:val="20"/>
          <w:highlight w:val="white"/>
        </w:rPr>
        <w:t xml:space="preserve"> Respond Differently to Randomized Fluid Management Strategy. </w:t>
      </w:r>
      <w:r>
        <w:rPr>
          <w:i/>
          <w:sz w:val="20"/>
          <w:szCs w:val="20"/>
          <w:highlight w:val="white"/>
        </w:rPr>
        <w:t xml:space="preserve">Am J Respir </w:t>
      </w:r>
      <w:proofErr w:type="spellStart"/>
      <w:r>
        <w:rPr>
          <w:i/>
          <w:sz w:val="20"/>
          <w:szCs w:val="20"/>
          <w:highlight w:val="white"/>
        </w:rPr>
        <w:t>Crit</w:t>
      </w:r>
      <w:proofErr w:type="spellEnd"/>
      <w:r>
        <w:rPr>
          <w:i/>
          <w:sz w:val="20"/>
          <w:szCs w:val="20"/>
          <w:highlight w:val="white"/>
        </w:rPr>
        <w:t xml:space="preserve"> Care Med.</w:t>
      </w:r>
      <w:r>
        <w:rPr>
          <w:sz w:val="20"/>
          <w:szCs w:val="20"/>
          <w:highlight w:val="white"/>
        </w:rPr>
        <w:t xml:space="preserve"> 2017;195(3):331-338. DOI: </w:t>
      </w:r>
      <w:hyperlink r:id="rId469">
        <w:r>
          <w:rPr>
            <w:color w:val="1155CC"/>
            <w:sz w:val="20"/>
            <w:szCs w:val="20"/>
            <w:highlight w:val="white"/>
            <w:u w:val="single"/>
          </w:rPr>
          <w:t>10.1164/rccm.201603-0645OC</w:t>
        </w:r>
      </w:hyperlink>
      <w:r>
        <w:rPr>
          <w:sz w:val="20"/>
          <w:szCs w:val="20"/>
          <w:highlight w:val="white"/>
        </w:rPr>
        <w:t xml:space="preserve">. PMID: </w:t>
      </w:r>
      <w:hyperlink r:id="rId470">
        <w:r>
          <w:rPr>
            <w:color w:val="1155CC"/>
            <w:sz w:val="20"/>
            <w:szCs w:val="20"/>
            <w:highlight w:val="white"/>
            <w:u w:val="single"/>
          </w:rPr>
          <w:t>27513822</w:t>
        </w:r>
      </w:hyperlink>
      <w:r>
        <w:rPr>
          <w:sz w:val="20"/>
          <w:szCs w:val="20"/>
          <w:highlight w:val="white"/>
        </w:rPr>
        <w:t>.</w:t>
      </w:r>
    </w:p>
    <w:p w14:paraId="475F6A1C" w14:textId="77777777" w:rsidR="00327D66" w:rsidRDefault="00C932BA">
      <w:pPr>
        <w:numPr>
          <w:ilvl w:val="0"/>
          <w:numId w:val="16"/>
        </w:numPr>
        <w:rPr>
          <w:highlight w:val="white"/>
        </w:rPr>
      </w:pPr>
      <w:r>
        <w:rPr>
          <w:sz w:val="20"/>
          <w:szCs w:val="20"/>
          <w:highlight w:val="white"/>
        </w:rPr>
        <w:t xml:space="preserve">Fan C, Li K, Ding Y, Lu WL, Wang J. ACE2 Expression in Kidney and Testis May Cause Kidney and Testis Damage After 2019-NCoV Infection. </w:t>
      </w:r>
      <w:proofErr w:type="spellStart"/>
      <w:r>
        <w:rPr>
          <w:i/>
          <w:sz w:val="20"/>
          <w:szCs w:val="20"/>
          <w:highlight w:val="white"/>
        </w:rPr>
        <w:t>med</w:t>
      </w:r>
      <w:r>
        <w:rPr>
          <w:i/>
          <w:sz w:val="20"/>
          <w:szCs w:val="20"/>
          <w:highlight w:val="white"/>
        </w:rPr>
        <w:t>Rxiv</w:t>
      </w:r>
      <w:proofErr w:type="spellEnd"/>
      <w:r>
        <w:rPr>
          <w:sz w:val="20"/>
          <w:szCs w:val="20"/>
          <w:highlight w:val="white"/>
        </w:rPr>
        <w:t xml:space="preserve">. 2020. DOI: </w:t>
      </w:r>
      <w:hyperlink r:id="rId471">
        <w:r>
          <w:rPr>
            <w:color w:val="1155CC"/>
            <w:sz w:val="20"/>
            <w:szCs w:val="20"/>
            <w:highlight w:val="white"/>
            <w:u w:val="single"/>
          </w:rPr>
          <w:t>10.1101/2020.02.12.20022418</w:t>
        </w:r>
      </w:hyperlink>
      <w:r>
        <w:rPr>
          <w:sz w:val="20"/>
          <w:szCs w:val="20"/>
          <w:highlight w:val="white"/>
        </w:rPr>
        <w:t>. Preprint.</w:t>
      </w:r>
    </w:p>
    <w:p w14:paraId="327684A5" w14:textId="77777777" w:rsidR="00327D66" w:rsidRDefault="00C932BA">
      <w:pPr>
        <w:numPr>
          <w:ilvl w:val="0"/>
          <w:numId w:val="16"/>
        </w:numPr>
        <w:rPr>
          <w:highlight w:val="white"/>
        </w:rPr>
      </w:pPr>
      <w:r>
        <w:rPr>
          <w:sz w:val="20"/>
          <w:szCs w:val="20"/>
          <w:highlight w:val="white"/>
        </w:rPr>
        <w:t xml:space="preserve">Fang, L, </w:t>
      </w:r>
      <w:proofErr w:type="spellStart"/>
      <w:r>
        <w:rPr>
          <w:sz w:val="20"/>
          <w:szCs w:val="20"/>
          <w:highlight w:val="white"/>
        </w:rPr>
        <w:t>Karakiulakis</w:t>
      </w:r>
      <w:proofErr w:type="spellEnd"/>
      <w:r>
        <w:rPr>
          <w:sz w:val="20"/>
          <w:szCs w:val="20"/>
          <w:highlight w:val="white"/>
        </w:rPr>
        <w:t xml:space="preserve"> G, Roth, M. Are patients with hypertension and diabetes mellitus at increased risk for COVID-19 infection? </w:t>
      </w:r>
      <w:r>
        <w:rPr>
          <w:i/>
          <w:sz w:val="20"/>
          <w:szCs w:val="20"/>
          <w:highlight w:val="white"/>
        </w:rPr>
        <w:t>Lancet</w:t>
      </w:r>
      <w:r>
        <w:rPr>
          <w:i/>
          <w:sz w:val="20"/>
          <w:szCs w:val="20"/>
          <w:highlight w:val="white"/>
        </w:rPr>
        <w:t xml:space="preserve"> Respir Med</w:t>
      </w:r>
      <w:r>
        <w:rPr>
          <w:sz w:val="20"/>
          <w:szCs w:val="20"/>
          <w:highlight w:val="white"/>
        </w:rPr>
        <w:t xml:space="preserve">. 2020. DOI: </w:t>
      </w:r>
      <w:hyperlink r:id="rId472">
        <w:r>
          <w:rPr>
            <w:color w:val="1155CC"/>
            <w:sz w:val="20"/>
            <w:szCs w:val="20"/>
            <w:highlight w:val="white"/>
            <w:u w:val="single"/>
          </w:rPr>
          <w:t>10.1016/S2213-2600(20)30116-8</w:t>
        </w:r>
      </w:hyperlink>
      <w:r>
        <w:rPr>
          <w:sz w:val="20"/>
          <w:szCs w:val="20"/>
          <w:highlight w:val="white"/>
        </w:rPr>
        <w:t xml:space="preserve">. PMID: </w:t>
      </w:r>
      <w:hyperlink r:id="rId473">
        <w:r>
          <w:rPr>
            <w:color w:val="1155CC"/>
            <w:sz w:val="20"/>
            <w:szCs w:val="20"/>
            <w:highlight w:val="white"/>
            <w:u w:val="single"/>
          </w:rPr>
          <w:t>32171062</w:t>
        </w:r>
      </w:hyperlink>
      <w:r>
        <w:rPr>
          <w:sz w:val="20"/>
          <w:szCs w:val="20"/>
          <w:highlight w:val="white"/>
        </w:rPr>
        <w:t>.</w:t>
      </w:r>
    </w:p>
    <w:p w14:paraId="07CB8AEE" w14:textId="77777777" w:rsidR="00327D66" w:rsidRDefault="00C932BA">
      <w:pPr>
        <w:numPr>
          <w:ilvl w:val="0"/>
          <w:numId w:val="16"/>
        </w:numPr>
        <w:rPr>
          <w:highlight w:val="white"/>
        </w:rPr>
      </w:pPr>
      <w:r>
        <w:rPr>
          <w:sz w:val="20"/>
          <w:szCs w:val="20"/>
          <w:highlight w:val="white"/>
        </w:rPr>
        <w:t xml:space="preserve">Fuller BM, Mohr NM, </w:t>
      </w:r>
      <w:proofErr w:type="spellStart"/>
      <w:r>
        <w:rPr>
          <w:sz w:val="20"/>
          <w:szCs w:val="20"/>
          <w:highlight w:val="white"/>
        </w:rPr>
        <w:t>Skrupky</w:t>
      </w:r>
      <w:proofErr w:type="spellEnd"/>
      <w:r>
        <w:rPr>
          <w:sz w:val="20"/>
          <w:szCs w:val="20"/>
          <w:highlight w:val="white"/>
        </w:rPr>
        <w:t xml:space="preserve"> L, et al. The use of inhale</w:t>
      </w:r>
      <w:r>
        <w:rPr>
          <w:sz w:val="20"/>
          <w:szCs w:val="20"/>
          <w:highlight w:val="white"/>
        </w:rPr>
        <w:t xml:space="preserve">d prostaglandins in patients with ARDS: a systematic review and meta-analysis. </w:t>
      </w:r>
      <w:r>
        <w:rPr>
          <w:i/>
          <w:sz w:val="20"/>
          <w:szCs w:val="20"/>
          <w:highlight w:val="white"/>
        </w:rPr>
        <w:t>Chest</w:t>
      </w:r>
      <w:r>
        <w:rPr>
          <w:sz w:val="20"/>
          <w:szCs w:val="20"/>
          <w:highlight w:val="white"/>
        </w:rPr>
        <w:t xml:space="preserve">. 2015 Jun;147(6):1510-1522. DOI: </w:t>
      </w:r>
      <w:hyperlink r:id="rId474">
        <w:r>
          <w:rPr>
            <w:color w:val="1155CC"/>
            <w:sz w:val="20"/>
            <w:szCs w:val="20"/>
            <w:highlight w:val="white"/>
            <w:u w:val="single"/>
          </w:rPr>
          <w:t>10.1378/chest.14-3161</w:t>
        </w:r>
      </w:hyperlink>
      <w:r>
        <w:rPr>
          <w:sz w:val="20"/>
          <w:szCs w:val="20"/>
          <w:highlight w:val="white"/>
        </w:rPr>
        <w:t xml:space="preserve">. PMID: </w:t>
      </w:r>
      <w:hyperlink r:id="rId475">
        <w:r>
          <w:rPr>
            <w:color w:val="1155CC"/>
            <w:sz w:val="20"/>
            <w:szCs w:val="20"/>
            <w:highlight w:val="white"/>
            <w:u w:val="single"/>
          </w:rPr>
          <w:t>25742022</w:t>
        </w:r>
      </w:hyperlink>
      <w:r>
        <w:rPr>
          <w:sz w:val="20"/>
          <w:szCs w:val="20"/>
          <w:highlight w:val="white"/>
        </w:rPr>
        <w:t>.</w:t>
      </w:r>
    </w:p>
    <w:p w14:paraId="269D8FE6" w14:textId="77777777" w:rsidR="00327D66" w:rsidRDefault="00C932BA">
      <w:pPr>
        <w:numPr>
          <w:ilvl w:val="0"/>
          <w:numId w:val="16"/>
        </w:numPr>
        <w:rPr>
          <w:highlight w:val="white"/>
        </w:rPr>
      </w:pPr>
      <w:r>
        <w:rPr>
          <w:sz w:val="20"/>
          <w:szCs w:val="20"/>
          <w:highlight w:val="white"/>
        </w:rPr>
        <w:t xml:space="preserve">Gajic O, Dzik WH, Toy P. Fresh frozen plasma and platelet transfusion for nonbleeding patients in the intensive care unit: benefit or harm? </w:t>
      </w:r>
      <w:proofErr w:type="spellStart"/>
      <w:r>
        <w:rPr>
          <w:i/>
          <w:sz w:val="20"/>
          <w:szCs w:val="20"/>
          <w:highlight w:val="white"/>
        </w:rPr>
        <w:t>Crit</w:t>
      </w:r>
      <w:proofErr w:type="spellEnd"/>
      <w:r>
        <w:rPr>
          <w:i/>
          <w:sz w:val="20"/>
          <w:szCs w:val="20"/>
          <w:highlight w:val="white"/>
        </w:rPr>
        <w:t xml:space="preserve"> Care Med</w:t>
      </w:r>
      <w:r>
        <w:rPr>
          <w:sz w:val="20"/>
          <w:szCs w:val="20"/>
          <w:highlight w:val="white"/>
        </w:rPr>
        <w:t>. 2006;34(5 Suppl</w:t>
      </w:r>
      <w:proofErr w:type="gramStart"/>
      <w:r>
        <w:rPr>
          <w:sz w:val="20"/>
          <w:szCs w:val="20"/>
          <w:highlight w:val="white"/>
        </w:rPr>
        <w:t>):S</w:t>
      </w:r>
      <w:proofErr w:type="gramEnd"/>
      <w:r>
        <w:rPr>
          <w:sz w:val="20"/>
          <w:szCs w:val="20"/>
          <w:highlight w:val="white"/>
        </w:rPr>
        <w:t xml:space="preserve">170-3. DOI: </w:t>
      </w:r>
      <w:hyperlink r:id="rId476">
        <w:r>
          <w:rPr>
            <w:color w:val="1155CC"/>
            <w:sz w:val="20"/>
            <w:szCs w:val="20"/>
            <w:highlight w:val="white"/>
            <w:u w:val="single"/>
          </w:rPr>
          <w:t>10.1097/01.CCM.0000214288.88308.26</w:t>
        </w:r>
      </w:hyperlink>
      <w:r>
        <w:rPr>
          <w:sz w:val="20"/>
          <w:szCs w:val="20"/>
          <w:highlight w:val="white"/>
        </w:rPr>
        <w:t xml:space="preserve">. PMID: </w:t>
      </w:r>
      <w:hyperlink r:id="rId477">
        <w:r>
          <w:rPr>
            <w:color w:val="1155CC"/>
            <w:sz w:val="20"/>
            <w:szCs w:val="20"/>
            <w:highlight w:val="white"/>
            <w:u w:val="single"/>
          </w:rPr>
          <w:t>25742022</w:t>
        </w:r>
      </w:hyperlink>
      <w:r>
        <w:rPr>
          <w:sz w:val="20"/>
          <w:szCs w:val="20"/>
          <w:highlight w:val="white"/>
        </w:rPr>
        <w:t>.</w:t>
      </w:r>
    </w:p>
    <w:p w14:paraId="05A63051" w14:textId="77777777" w:rsidR="00327D66" w:rsidRDefault="00C932BA">
      <w:pPr>
        <w:numPr>
          <w:ilvl w:val="0"/>
          <w:numId w:val="16"/>
        </w:numPr>
        <w:rPr>
          <w:highlight w:val="white"/>
        </w:rPr>
      </w:pPr>
      <w:r>
        <w:rPr>
          <w:sz w:val="20"/>
          <w:szCs w:val="20"/>
          <w:highlight w:val="white"/>
        </w:rPr>
        <w:t>Gao J, Tian Z, Yang X. Breakthrough: Chloroquine phosphate has shown apparent efficacy in treatment of COVID-19 asso</w:t>
      </w:r>
      <w:r>
        <w:rPr>
          <w:sz w:val="20"/>
          <w:szCs w:val="20"/>
          <w:highlight w:val="white"/>
        </w:rPr>
        <w:t xml:space="preserve">ciated pneumonia in clinical studies. </w:t>
      </w:r>
      <w:proofErr w:type="spellStart"/>
      <w:r>
        <w:rPr>
          <w:i/>
          <w:sz w:val="20"/>
          <w:szCs w:val="20"/>
          <w:highlight w:val="white"/>
        </w:rPr>
        <w:t>Biosci</w:t>
      </w:r>
      <w:proofErr w:type="spellEnd"/>
      <w:r>
        <w:rPr>
          <w:i/>
          <w:sz w:val="20"/>
          <w:szCs w:val="20"/>
          <w:highlight w:val="white"/>
        </w:rPr>
        <w:t xml:space="preserve"> Trends</w:t>
      </w:r>
      <w:r>
        <w:rPr>
          <w:sz w:val="20"/>
          <w:szCs w:val="20"/>
          <w:highlight w:val="white"/>
        </w:rPr>
        <w:t xml:space="preserve">. 2020. DOI: </w:t>
      </w:r>
      <w:hyperlink r:id="rId478">
        <w:r>
          <w:rPr>
            <w:color w:val="1155CC"/>
            <w:sz w:val="20"/>
            <w:szCs w:val="20"/>
            <w:highlight w:val="white"/>
            <w:u w:val="single"/>
          </w:rPr>
          <w:t>10.5582/bst.2020.01047</w:t>
        </w:r>
      </w:hyperlink>
      <w:r>
        <w:rPr>
          <w:sz w:val="20"/>
          <w:szCs w:val="20"/>
          <w:highlight w:val="white"/>
        </w:rPr>
        <w:t xml:space="preserve">. PMID: </w:t>
      </w:r>
      <w:hyperlink r:id="rId479">
        <w:r>
          <w:rPr>
            <w:color w:val="1155CC"/>
            <w:sz w:val="20"/>
            <w:szCs w:val="20"/>
            <w:highlight w:val="white"/>
            <w:u w:val="single"/>
          </w:rPr>
          <w:t>32074550</w:t>
        </w:r>
      </w:hyperlink>
      <w:r>
        <w:rPr>
          <w:sz w:val="20"/>
          <w:szCs w:val="20"/>
          <w:highlight w:val="white"/>
        </w:rPr>
        <w:t>.</w:t>
      </w:r>
    </w:p>
    <w:p w14:paraId="53984B06" w14:textId="77777777" w:rsidR="00327D66" w:rsidRDefault="00C932BA">
      <w:pPr>
        <w:numPr>
          <w:ilvl w:val="0"/>
          <w:numId w:val="16"/>
        </w:numPr>
        <w:rPr>
          <w:highlight w:val="white"/>
        </w:rPr>
      </w:pPr>
      <w:proofErr w:type="spellStart"/>
      <w:r>
        <w:rPr>
          <w:sz w:val="20"/>
          <w:szCs w:val="20"/>
          <w:highlight w:val="white"/>
        </w:rPr>
        <w:t>Gebistorf</w:t>
      </w:r>
      <w:proofErr w:type="spellEnd"/>
      <w:r>
        <w:rPr>
          <w:sz w:val="20"/>
          <w:szCs w:val="20"/>
          <w:highlight w:val="white"/>
        </w:rPr>
        <w:t xml:space="preserve"> F, Karam O, </w:t>
      </w:r>
      <w:proofErr w:type="spellStart"/>
      <w:r>
        <w:rPr>
          <w:sz w:val="20"/>
          <w:szCs w:val="20"/>
          <w:highlight w:val="white"/>
        </w:rPr>
        <w:t>Wetterslev</w:t>
      </w:r>
      <w:proofErr w:type="spellEnd"/>
      <w:r>
        <w:rPr>
          <w:sz w:val="20"/>
          <w:szCs w:val="20"/>
          <w:highlight w:val="white"/>
        </w:rPr>
        <w:t xml:space="preserve"> J, </w:t>
      </w:r>
      <w:proofErr w:type="spellStart"/>
      <w:r>
        <w:rPr>
          <w:sz w:val="20"/>
          <w:szCs w:val="20"/>
          <w:highlight w:val="white"/>
        </w:rPr>
        <w:t>Afshari</w:t>
      </w:r>
      <w:proofErr w:type="spellEnd"/>
      <w:r>
        <w:rPr>
          <w:sz w:val="20"/>
          <w:szCs w:val="20"/>
          <w:highlight w:val="white"/>
        </w:rPr>
        <w:t xml:space="preserve"> A. Inhaled nitric oxide for acute respiratory distress syndrome (ARDS) in children and adults. </w:t>
      </w:r>
      <w:r>
        <w:rPr>
          <w:i/>
          <w:sz w:val="20"/>
          <w:szCs w:val="20"/>
          <w:highlight w:val="white"/>
        </w:rPr>
        <w:t>Cochrane Database Syst Rev</w:t>
      </w:r>
      <w:r>
        <w:rPr>
          <w:sz w:val="20"/>
          <w:szCs w:val="20"/>
          <w:highlight w:val="white"/>
        </w:rPr>
        <w:t xml:space="preserve">. 2016;(6):CD002787. DOI: </w:t>
      </w:r>
      <w:hyperlink r:id="rId480">
        <w:r>
          <w:rPr>
            <w:color w:val="1155CC"/>
            <w:sz w:val="20"/>
            <w:szCs w:val="20"/>
            <w:highlight w:val="white"/>
            <w:u w:val="single"/>
          </w:rPr>
          <w:t>10.1002/14651858.CD002787.pub3</w:t>
        </w:r>
      </w:hyperlink>
      <w:r>
        <w:rPr>
          <w:sz w:val="20"/>
          <w:szCs w:val="20"/>
          <w:highlight w:val="white"/>
        </w:rPr>
        <w:t xml:space="preserve">. PMID: </w:t>
      </w:r>
      <w:hyperlink r:id="rId481">
        <w:r>
          <w:rPr>
            <w:color w:val="1155CC"/>
            <w:sz w:val="20"/>
            <w:szCs w:val="20"/>
            <w:highlight w:val="white"/>
            <w:u w:val="single"/>
          </w:rPr>
          <w:t>27347773</w:t>
        </w:r>
      </w:hyperlink>
      <w:r>
        <w:rPr>
          <w:sz w:val="20"/>
          <w:szCs w:val="20"/>
          <w:highlight w:val="white"/>
        </w:rPr>
        <w:t>.</w:t>
      </w:r>
    </w:p>
    <w:p w14:paraId="1482F67B" w14:textId="77777777" w:rsidR="00327D66" w:rsidRDefault="00C932BA">
      <w:pPr>
        <w:numPr>
          <w:ilvl w:val="0"/>
          <w:numId w:val="16"/>
        </w:numPr>
        <w:rPr>
          <w:highlight w:val="white"/>
        </w:rPr>
      </w:pPr>
      <w:r>
        <w:rPr>
          <w:sz w:val="20"/>
          <w:szCs w:val="20"/>
          <w:highlight w:val="white"/>
        </w:rPr>
        <w:t>Grissom CK, Hirshberg EL, Dickerson JB, et al. Fluid management with a simplified conservative protocol for the acute respiratory distress syn</w:t>
      </w:r>
      <w:r>
        <w:rPr>
          <w:sz w:val="20"/>
          <w:szCs w:val="20"/>
          <w:highlight w:val="white"/>
        </w:rPr>
        <w:t xml:space="preserve">drome*. </w:t>
      </w:r>
      <w:proofErr w:type="spellStart"/>
      <w:r>
        <w:rPr>
          <w:i/>
          <w:sz w:val="20"/>
          <w:szCs w:val="20"/>
          <w:highlight w:val="white"/>
        </w:rPr>
        <w:t>Crit</w:t>
      </w:r>
      <w:proofErr w:type="spellEnd"/>
      <w:r>
        <w:rPr>
          <w:i/>
          <w:sz w:val="20"/>
          <w:szCs w:val="20"/>
          <w:highlight w:val="white"/>
        </w:rPr>
        <w:t xml:space="preserve"> Care Med</w:t>
      </w:r>
      <w:r>
        <w:rPr>
          <w:sz w:val="20"/>
          <w:szCs w:val="20"/>
          <w:highlight w:val="white"/>
        </w:rPr>
        <w:t xml:space="preserve">. 2015;43(2):288-95. DOI: </w:t>
      </w:r>
      <w:hyperlink r:id="rId482">
        <w:r>
          <w:rPr>
            <w:color w:val="1155CC"/>
            <w:sz w:val="20"/>
            <w:szCs w:val="20"/>
            <w:highlight w:val="white"/>
            <w:u w:val="single"/>
          </w:rPr>
          <w:t>10.1097/CCM.0000000000000715</w:t>
        </w:r>
      </w:hyperlink>
      <w:r>
        <w:rPr>
          <w:sz w:val="20"/>
          <w:szCs w:val="20"/>
          <w:highlight w:val="white"/>
        </w:rPr>
        <w:t xml:space="preserve">. PMID: </w:t>
      </w:r>
      <w:hyperlink r:id="rId483">
        <w:r>
          <w:rPr>
            <w:color w:val="1155CC"/>
            <w:sz w:val="20"/>
            <w:szCs w:val="20"/>
            <w:highlight w:val="white"/>
            <w:u w:val="single"/>
          </w:rPr>
          <w:t>25599463</w:t>
        </w:r>
      </w:hyperlink>
      <w:r>
        <w:rPr>
          <w:sz w:val="20"/>
          <w:szCs w:val="20"/>
          <w:highlight w:val="white"/>
        </w:rPr>
        <w:t>.</w:t>
      </w:r>
    </w:p>
    <w:p w14:paraId="7F36833A" w14:textId="77777777" w:rsidR="00327D66" w:rsidRDefault="00C932BA">
      <w:pPr>
        <w:numPr>
          <w:ilvl w:val="0"/>
          <w:numId w:val="16"/>
        </w:numPr>
        <w:rPr>
          <w:highlight w:val="white"/>
        </w:rPr>
      </w:pPr>
      <w:r>
        <w:rPr>
          <w:sz w:val="20"/>
          <w:szCs w:val="20"/>
          <w:highlight w:val="white"/>
        </w:rPr>
        <w:t>Guan WJ, Ni ZY, Hu Y, et al. Clini</w:t>
      </w:r>
      <w:r>
        <w:rPr>
          <w:sz w:val="20"/>
          <w:szCs w:val="20"/>
          <w:highlight w:val="white"/>
        </w:rPr>
        <w:t xml:space="preserve">cal Characteristics of Coronavirus Disease 2019 in China. </w:t>
      </w:r>
      <w:r>
        <w:rPr>
          <w:i/>
          <w:sz w:val="20"/>
          <w:szCs w:val="20"/>
          <w:highlight w:val="white"/>
        </w:rPr>
        <w:t xml:space="preserve">N </w:t>
      </w:r>
      <w:proofErr w:type="spellStart"/>
      <w:r>
        <w:rPr>
          <w:i/>
          <w:sz w:val="20"/>
          <w:szCs w:val="20"/>
          <w:highlight w:val="white"/>
        </w:rPr>
        <w:t>Engl</w:t>
      </w:r>
      <w:proofErr w:type="spellEnd"/>
      <w:r>
        <w:rPr>
          <w:i/>
          <w:sz w:val="20"/>
          <w:szCs w:val="20"/>
          <w:highlight w:val="white"/>
        </w:rPr>
        <w:t xml:space="preserve"> J Med</w:t>
      </w:r>
      <w:r>
        <w:rPr>
          <w:sz w:val="20"/>
          <w:szCs w:val="20"/>
          <w:highlight w:val="white"/>
        </w:rPr>
        <w:t xml:space="preserve">. 2020. DOI: </w:t>
      </w:r>
      <w:hyperlink r:id="rId484">
        <w:r>
          <w:rPr>
            <w:color w:val="1155CC"/>
            <w:sz w:val="20"/>
            <w:szCs w:val="20"/>
            <w:highlight w:val="white"/>
            <w:u w:val="single"/>
          </w:rPr>
          <w:t>10.1056/NEJMoa2002032</w:t>
        </w:r>
      </w:hyperlink>
      <w:r>
        <w:rPr>
          <w:sz w:val="20"/>
          <w:szCs w:val="20"/>
          <w:highlight w:val="white"/>
        </w:rPr>
        <w:t xml:space="preserve">. PMID: </w:t>
      </w:r>
      <w:hyperlink r:id="rId485">
        <w:r>
          <w:rPr>
            <w:color w:val="1155CC"/>
            <w:sz w:val="20"/>
            <w:szCs w:val="20"/>
            <w:highlight w:val="white"/>
            <w:u w:val="single"/>
          </w:rPr>
          <w:t>32109013</w:t>
        </w:r>
      </w:hyperlink>
      <w:r>
        <w:rPr>
          <w:sz w:val="20"/>
          <w:szCs w:val="20"/>
          <w:highlight w:val="white"/>
        </w:rPr>
        <w:t>.</w:t>
      </w:r>
    </w:p>
    <w:p w14:paraId="69555143" w14:textId="77777777" w:rsidR="00327D66" w:rsidRDefault="00C932BA">
      <w:pPr>
        <w:numPr>
          <w:ilvl w:val="0"/>
          <w:numId w:val="16"/>
        </w:numPr>
        <w:rPr>
          <w:highlight w:val="white"/>
        </w:rPr>
      </w:pPr>
      <w:proofErr w:type="spellStart"/>
      <w:r>
        <w:rPr>
          <w:sz w:val="20"/>
          <w:szCs w:val="20"/>
          <w:highlight w:val="white"/>
        </w:rPr>
        <w:t>Guérin</w:t>
      </w:r>
      <w:proofErr w:type="spellEnd"/>
      <w:r>
        <w:rPr>
          <w:sz w:val="20"/>
          <w:szCs w:val="20"/>
          <w:highlight w:val="white"/>
        </w:rPr>
        <w:t xml:space="preserve"> C, </w:t>
      </w:r>
      <w:proofErr w:type="spellStart"/>
      <w:r>
        <w:rPr>
          <w:sz w:val="20"/>
          <w:szCs w:val="20"/>
          <w:highlight w:val="white"/>
        </w:rPr>
        <w:t>Re</w:t>
      </w:r>
      <w:r>
        <w:rPr>
          <w:sz w:val="20"/>
          <w:szCs w:val="20"/>
          <w:highlight w:val="white"/>
        </w:rPr>
        <w:t>ignier</w:t>
      </w:r>
      <w:proofErr w:type="spellEnd"/>
      <w:r>
        <w:rPr>
          <w:sz w:val="20"/>
          <w:szCs w:val="20"/>
          <w:highlight w:val="white"/>
        </w:rPr>
        <w:t xml:space="preserve"> J, Richard JC, et al. Prone positioning in severe acute respiratory distress syndrome. </w:t>
      </w:r>
      <w:r>
        <w:rPr>
          <w:i/>
          <w:sz w:val="20"/>
          <w:szCs w:val="20"/>
          <w:highlight w:val="white"/>
        </w:rPr>
        <w:t xml:space="preserve">N </w:t>
      </w:r>
      <w:proofErr w:type="spellStart"/>
      <w:r>
        <w:rPr>
          <w:i/>
          <w:sz w:val="20"/>
          <w:szCs w:val="20"/>
          <w:highlight w:val="white"/>
        </w:rPr>
        <w:t>Engl</w:t>
      </w:r>
      <w:proofErr w:type="spellEnd"/>
      <w:r>
        <w:rPr>
          <w:i/>
          <w:sz w:val="20"/>
          <w:szCs w:val="20"/>
          <w:highlight w:val="white"/>
        </w:rPr>
        <w:t xml:space="preserve"> J Med</w:t>
      </w:r>
      <w:r>
        <w:rPr>
          <w:sz w:val="20"/>
          <w:szCs w:val="20"/>
          <w:highlight w:val="white"/>
        </w:rPr>
        <w:t xml:space="preserve">. 2013;368(23):2159-68. DOI: </w:t>
      </w:r>
      <w:hyperlink r:id="rId486">
        <w:r>
          <w:rPr>
            <w:color w:val="1155CC"/>
            <w:sz w:val="20"/>
            <w:szCs w:val="20"/>
            <w:highlight w:val="white"/>
            <w:u w:val="single"/>
          </w:rPr>
          <w:t>10.1056/NEJMoa1214103</w:t>
        </w:r>
      </w:hyperlink>
      <w:r>
        <w:rPr>
          <w:sz w:val="20"/>
          <w:szCs w:val="20"/>
          <w:highlight w:val="white"/>
        </w:rPr>
        <w:t xml:space="preserve">. PMID: </w:t>
      </w:r>
      <w:hyperlink r:id="rId487">
        <w:r>
          <w:rPr>
            <w:color w:val="1155CC"/>
            <w:sz w:val="20"/>
            <w:szCs w:val="20"/>
            <w:highlight w:val="white"/>
            <w:u w:val="single"/>
          </w:rPr>
          <w:t>23688302</w:t>
        </w:r>
      </w:hyperlink>
      <w:r>
        <w:rPr>
          <w:sz w:val="20"/>
          <w:szCs w:val="20"/>
          <w:highlight w:val="white"/>
        </w:rPr>
        <w:t>.</w:t>
      </w:r>
    </w:p>
    <w:p w14:paraId="091B67A9" w14:textId="77777777" w:rsidR="00327D66" w:rsidRDefault="00C932BA">
      <w:pPr>
        <w:numPr>
          <w:ilvl w:val="0"/>
          <w:numId w:val="16"/>
        </w:numPr>
        <w:rPr>
          <w:highlight w:val="white"/>
        </w:rPr>
      </w:pPr>
      <w:proofErr w:type="spellStart"/>
      <w:r>
        <w:rPr>
          <w:sz w:val="20"/>
          <w:szCs w:val="20"/>
        </w:rPr>
        <w:t>Gurwitz</w:t>
      </w:r>
      <w:proofErr w:type="spellEnd"/>
      <w:r>
        <w:rPr>
          <w:sz w:val="20"/>
          <w:szCs w:val="20"/>
        </w:rPr>
        <w:t xml:space="preserve"> D. Angiotensin receptor blockers as tentative SARS-CoV-2 therapeutics. </w:t>
      </w:r>
      <w:r>
        <w:rPr>
          <w:i/>
          <w:sz w:val="20"/>
          <w:szCs w:val="20"/>
        </w:rPr>
        <w:t>Drug Dev Res.</w:t>
      </w:r>
      <w:r>
        <w:rPr>
          <w:sz w:val="20"/>
          <w:szCs w:val="20"/>
        </w:rPr>
        <w:t xml:space="preserve"> 2020. </w:t>
      </w:r>
      <w:r>
        <w:rPr>
          <w:color w:val="212121"/>
          <w:sz w:val="20"/>
          <w:szCs w:val="20"/>
        </w:rPr>
        <w:t xml:space="preserve">DOI: </w:t>
      </w:r>
      <w:hyperlink r:id="rId488">
        <w:r>
          <w:rPr>
            <w:color w:val="1155CC"/>
            <w:sz w:val="20"/>
            <w:szCs w:val="20"/>
            <w:u w:val="single"/>
          </w:rPr>
          <w:t>10.1002/ddr.21656</w:t>
        </w:r>
      </w:hyperlink>
      <w:r>
        <w:rPr>
          <w:color w:val="1155CC"/>
          <w:sz w:val="20"/>
          <w:szCs w:val="20"/>
        </w:rPr>
        <w:t>.</w:t>
      </w:r>
      <w:r>
        <w:rPr>
          <w:color w:val="0071BC"/>
          <w:sz w:val="20"/>
          <w:szCs w:val="20"/>
        </w:rPr>
        <w:t xml:space="preserve"> </w:t>
      </w:r>
      <w:r>
        <w:rPr>
          <w:color w:val="212121"/>
          <w:sz w:val="20"/>
          <w:szCs w:val="20"/>
        </w:rPr>
        <w:t xml:space="preserve">PMID: </w:t>
      </w:r>
      <w:hyperlink r:id="rId489">
        <w:r>
          <w:rPr>
            <w:color w:val="1155CC"/>
            <w:sz w:val="20"/>
            <w:szCs w:val="20"/>
            <w:u w:val="single"/>
          </w:rPr>
          <w:t>32129518</w:t>
        </w:r>
      </w:hyperlink>
      <w:r>
        <w:rPr>
          <w:color w:val="212121"/>
          <w:sz w:val="20"/>
          <w:szCs w:val="20"/>
        </w:rPr>
        <w:t xml:space="preserve">. </w:t>
      </w:r>
      <w:r>
        <w:rPr>
          <w:color w:val="0071BC"/>
          <w:sz w:val="20"/>
          <w:szCs w:val="20"/>
        </w:rPr>
        <w:t xml:space="preserve"> </w:t>
      </w:r>
    </w:p>
    <w:p w14:paraId="7B647C95" w14:textId="77777777" w:rsidR="00327D66" w:rsidRDefault="00C932BA">
      <w:pPr>
        <w:numPr>
          <w:ilvl w:val="0"/>
          <w:numId w:val="16"/>
        </w:numPr>
        <w:rPr>
          <w:highlight w:val="white"/>
        </w:rPr>
      </w:pPr>
      <w:r>
        <w:rPr>
          <w:sz w:val="20"/>
          <w:szCs w:val="20"/>
          <w:highlight w:val="white"/>
        </w:rPr>
        <w:t xml:space="preserve">Hamming I, </w:t>
      </w:r>
      <w:proofErr w:type="spellStart"/>
      <w:r>
        <w:rPr>
          <w:sz w:val="20"/>
          <w:szCs w:val="20"/>
          <w:highlight w:val="white"/>
        </w:rPr>
        <w:t>Timens</w:t>
      </w:r>
      <w:proofErr w:type="spellEnd"/>
      <w:r>
        <w:rPr>
          <w:sz w:val="20"/>
          <w:szCs w:val="20"/>
          <w:highlight w:val="white"/>
        </w:rPr>
        <w:t xml:space="preserve"> W, </w:t>
      </w:r>
      <w:proofErr w:type="spellStart"/>
      <w:r>
        <w:rPr>
          <w:sz w:val="20"/>
          <w:szCs w:val="20"/>
          <w:highlight w:val="white"/>
        </w:rPr>
        <w:t>Bulthuis</w:t>
      </w:r>
      <w:proofErr w:type="spellEnd"/>
      <w:r>
        <w:rPr>
          <w:sz w:val="20"/>
          <w:szCs w:val="20"/>
          <w:highlight w:val="white"/>
        </w:rPr>
        <w:t xml:space="preserve"> ML, et al. Tissue distribution of ACE2 protein, the functional receptor for SARS coronavirus. A first step in understanding SARS pathogenesis. </w:t>
      </w:r>
      <w:r>
        <w:rPr>
          <w:i/>
          <w:sz w:val="20"/>
          <w:szCs w:val="20"/>
          <w:highlight w:val="white"/>
        </w:rPr>
        <w:t xml:space="preserve">J </w:t>
      </w:r>
      <w:proofErr w:type="spellStart"/>
      <w:r>
        <w:rPr>
          <w:i/>
          <w:sz w:val="20"/>
          <w:szCs w:val="20"/>
          <w:highlight w:val="white"/>
        </w:rPr>
        <w:t>Pathol</w:t>
      </w:r>
      <w:proofErr w:type="spellEnd"/>
      <w:r>
        <w:rPr>
          <w:i/>
          <w:sz w:val="20"/>
          <w:szCs w:val="20"/>
          <w:highlight w:val="white"/>
        </w:rPr>
        <w:t>.</w:t>
      </w:r>
      <w:r>
        <w:rPr>
          <w:sz w:val="20"/>
          <w:szCs w:val="20"/>
          <w:highlight w:val="white"/>
        </w:rPr>
        <w:t xml:space="preserve"> 2004 Jun;203(2):631-7. DOI: </w:t>
      </w:r>
      <w:hyperlink r:id="rId490">
        <w:r>
          <w:rPr>
            <w:color w:val="1155CC"/>
            <w:sz w:val="20"/>
            <w:szCs w:val="20"/>
            <w:highlight w:val="white"/>
            <w:u w:val="single"/>
          </w:rPr>
          <w:t>10.1002/path.1570</w:t>
        </w:r>
      </w:hyperlink>
      <w:r>
        <w:rPr>
          <w:sz w:val="20"/>
          <w:szCs w:val="20"/>
          <w:highlight w:val="white"/>
        </w:rPr>
        <w:t xml:space="preserve">. PMID: </w:t>
      </w:r>
      <w:hyperlink r:id="rId491">
        <w:r>
          <w:rPr>
            <w:color w:val="1155CC"/>
            <w:sz w:val="20"/>
            <w:szCs w:val="20"/>
            <w:highlight w:val="white"/>
            <w:u w:val="single"/>
          </w:rPr>
          <w:t>15141377</w:t>
        </w:r>
      </w:hyperlink>
      <w:r>
        <w:rPr>
          <w:sz w:val="20"/>
          <w:szCs w:val="20"/>
          <w:highlight w:val="white"/>
        </w:rPr>
        <w:t>.</w:t>
      </w:r>
    </w:p>
    <w:p w14:paraId="590C5730" w14:textId="77777777" w:rsidR="00327D66" w:rsidRDefault="00C932BA">
      <w:pPr>
        <w:numPr>
          <w:ilvl w:val="0"/>
          <w:numId w:val="16"/>
        </w:numPr>
        <w:rPr>
          <w:highlight w:val="white"/>
        </w:rPr>
      </w:pPr>
      <w:r>
        <w:rPr>
          <w:sz w:val="20"/>
          <w:szCs w:val="20"/>
          <w:highlight w:val="white"/>
        </w:rPr>
        <w:t xml:space="preserve">Hébert PC, Wells G, </w:t>
      </w:r>
      <w:proofErr w:type="spellStart"/>
      <w:r>
        <w:rPr>
          <w:sz w:val="20"/>
          <w:szCs w:val="20"/>
          <w:highlight w:val="white"/>
        </w:rPr>
        <w:t>Blajchman</w:t>
      </w:r>
      <w:proofErr w:type="spellEnd"/>
      <w:r>
        <w:rPr>
          <w:sz w:val="20"/>
          <w:szCs w:val="20"/>
          <w:highlight w:val="white"/>
        </w:rPr>
        <w:t xml:space="preserve"> MA, et al. A multicenter, randomized, controlle</w:t>
      </w:r>
      <w:r>
        <w:rPr>
          <w:sz w:val="20"/>
          <w:szCs w:val="20"/>
          <w:highlight w:val="white"/>
        </w:rPr>
        <w:t xml:space="preserve">d clinical trial of transfusion requirements in critical care. Transfusion Requirements in Critical Care Investigators, Canadian Critical Care Trials Group. </w:t>
      </w:r>
      <w:r>
        <w:rPr>
          <w:i/>
          <w:sz w:val="20"/>
          <w:szCs w:val="20"/>
          <w:highlight w:val="white"/>
        </w:rPr>
        <w:t xml:space="preserve">N </w:t>
      </w:r>
      <w:proofErr w:type="spellStart"/>
      <w:r>
        <w:rPr>
          <w:i/>
          <w:sz w:val="20"/>
          <w:szCs w:val="20"/>
          <w:highlight w:val="white"/>
        </w:rPr>
        <w:t>Engl</w:t>
      </w:r>
      <w:proofErr w:type="spellEnd"/>
      <w:r>
        <w:rPr>
          <w:i/>
          <w:sz w:val="20"/>
          <w:szCs w:val="20"/>
          <w:highlight w:val="white"/>
        </w:rPr>
        <w:t xml:space="preserve"> J Med</w:t>
      </w:r>
      <w:r>
        <w:rPr>
          <w:sz w:val="20"/>
          <w:szCs w:val="20"/>
          <w:highlight w:val="white"/>
        </w:rPr>
        <w:t xml:space="preserve">. 1999;340(6):409-17. DOI: </w:t>
      </w:r>
      <w:hyperlink r:id="rId492">
        <w:r>
          <w:rPr>
            <w:color w:val="1155CC"/>
            <w:sz w:val="20"/>
            <w:szCs w:val="20"/>
            <w:highlight w:val="white"/>
            <w:u w:val="single"/>
          </w:rPr>
          <w:t>10.1056/NEJM199902113400601</w:t>
        </w:r>
      </w:hyperlink>
      <w:r>
        <w:rPr>
          <w:sz w:val="20"/>
          <w:szCs w:val="20"/>
          <w:highlight w:val="white"/>
        </w:rPr>
        <w:t xml:space="preserve">. PMID: </w:t>
      </w:r>
      <w:hyperlink r:id="rId493">
        <w:r>
          <w:rPr>
            <w:color w:val="1155CC"/>
            <w:sz w:val="20"/>
            <w:szCs w:val="20"/>
            <w:highlight w:val="white"/>
            <w:u w:val="single"/>
          </w:rPr>
          <w:t>9971864</w:t>
        </w:r>
      </w:hyperlink>
      <w:r>
        <w:rPr>
          <w:sz w:val="20"/>
          <w:szCs w:val="20"/>
          <w:highlight w:val="white"/>
        </w:rPr>
        <w:t>.</w:t>
      </w:r>
    </w:p>
    <w:p w14:paraId="4979BE67" w14:textId="77777777" w:rsidR="00327D66" w:rsidRDefault="00C932BA">
      <w:pPr>
        <w:numPr>
          <w:ilvl w:val="0"/>
          <w:numId w:val="16"/>
        </w:numPr>
        <w:rPr>
          <w:highlight w:val="white"/>
        </w:rPr>
      </w:pPr>
      <w:r>
        <w:rPr>
          <w:sz w:val="20"/>
          <w:szCs w:val="20"/>
          <w:highlight w:val="white"/>
        </w:rPr>
        <w:t xml:space="preserve">Holst LB, </w:t>
      </w:r>
      <w:proofErr w:type="spellStart"/>
      <w:r>
        <w:rPr>
          <w:sz w:val="20"/>
          <w:szCs w:val="20"/>
          <w:highlight w:val="white"/>
        </w:rPr>
        <w:t>Haase</w:t>
      </w:r>
      <w:proofErr w:type="spellEnd"/>
      <w:r>
        <w:rPr>
          <w:sz w:val="20"/>
          <w:szCs w:val="20"/>
          <w:highlight w:val="white"/>
        </w:rPr>
        <w:t xml:space="preserve"> N, </w:t>
      </w:r>
      <w:proofErr w:type="spellStart"/>
      <w:r>
        <w:rPr>
          <w:sz w:val="20"/>
          <w:szCs w:val="20"/>
          <w:highlight w:val="white"/>
        </w:rPr>
        <w:t>Wetterslev</w:t>
      </w:r>
      <w:proofErr w:type="spellEnd"/>
      <w:r>
        <w:rPr>
          <w:sz w:val="20"/>
          <w:szCs w:val="20"/>
          <w:highlight w:val="white"/>
        </w:rPr>
        <w:t xml:space="preserve"> J, et al. Lower versus higher hemoglobin threshold for transfusion in septic shock.</w:t>
      </w:r>
      <w:r>
        <w:rPr>
          <w:i/>
          <w:sz w:val="20"/>
          <w:szCs w:val="20"/>
          <w:highlight w:val="white"/>
        </w:rPr>
        <w:t xml:space="preserve"> N </w:t>
      </w:r>
      <w:proofErr w:type="spellStart"/>
      <w:r>
        <w:rPr>
          <w:i/>
          <w:sz w:val="20"/>
          <w:szCs w:val="20"/>
          <w:highlight w:val="white"/>
        </w:rPr>
        <w:t>Engl</w:t>
      </w:r>
      <w:proofErr w:type="spellEnd"/>
      <w:r>
        <w:rPr>
          <w:i/>
          <w:sz w:val="20"/>
          <w:szCs w:val="20"/>
          <w:highlight w:val="white"/>
        </w:rPr>
        <w:t xml:space="preserve"> J Med</w:t>
      </w:r>
      <w:r>
        <w:rPr>
          <w:sz w:val="20"/>
          <w:szCs w:val="20"/>
          <w:highlight w:val="white"/>
        </w:rPr>
        <w:t>. 2014;371(15):1381</w:t>
      </w:r>
      <w:r>
        <w:rPr>
          <w:sz w:val="20"/>
          <w:szCs w:val="20"/>
          <w:highlight w:val="white"/>
        </w:rPr>
        <w:t xml:space="preserve">-91. DOI: </w:t>
      </w:r>
      <w:hyperlink r:id="rId494">
        <w:r>
          <w:rPr>
            <w:color w:val="1155CC"/>
            <w:sz w:val="20"/>
            <w:szCs w:val="20"/>
            <w:highlight w:val="white"/>
            <w:u w:val="single"/>
          </w:rPr>
          <w:t>10.1056/NEJMoa1406617</w:t>
        </w:r>
      </w:hyperlink>
      <w:r>
        <w:rPr>
          <w:sz w:val="20"/>
          <w:szCs w:val="20"/>
          <w:highlight w:val="white"/>
        </w:rPr>
        <w:t xml:space="preserve">. PMID: </w:t>
      </w:r>
      <w:hyperlink r:id="rId495">
        <w:r>
          <w:rPr>
            <w:color w:val="1155CC"/>
            <w:sz w:val="20"/>
            <w:szCs w:val="20"/>
            <w:highlight w:val="white"/>
            <w:u w:val="single"/>
          </w:rPr>
          <w:t>25270275</w:t>
        </w:r>
      </w:hyperlink>
      <w:r>
        <w:rPr>
          <w:sz w:val="20"/>
          <w:szCs w:val="20"/>
          <w:highlight w:val="white"/>
        </w:rPr>
        <w:t>.</w:t>
      </w:r>
    </w:p>
    <w:p w14:paraId="5E8A59D2" w14:textId="77777777" w:rsidR="00327D66" w:rsidRDefault="00C932BA">
      <w:pPr>
        <w:numPr>
          <w:ilvl w:val="0"/>
          <w:numId w:val="16"/>
        </w:numPr>
        <w:rPr>
          <w:highlight w:val="white"/>
        </w:rPr>
      </w:pPr>
      <w:r>
        <w:rPr>
          <w:sz w:val="20"/>
          <w:szCs w:val="20"/>
          <w:highlight w:val="white"/>
        </w:rPr>
        <w:t>Hu H, Ma F, Wei X, Fang Y. Coronavirus fulminant myocarditis saved with glucocorticoi</w:t>
      </w:r>
      <w:r>
        <w:rPr>
          <w:sz w:val="20"/>
          <w:szCs w:val="20"/>
          <w:highlight w:val="white"/>
        </w:rPr>
        <w:t xml:space="preserve">d and human immunoglobulin. </w:t>
      </w:r>
      <w:r>
        <w:rPr>
          <w:i/>
          <w:sz w:val="20"/>
          <w:szCs w:val="20"/>
          <w:highlight w:val="white"/>
        </w:rPr>
        <w:t>Eur Heart J</w:t>
      </w:r>
      <w:r>
        <w:rPr>
          <w:sz w:val="20"/>
          <w:szCs w:val="20"/>
          <w:highlight w:val="white"/>
        </w:rPr>
        <w:t xml:space="preserve">. 2020. DOI: </w:t>
      </w:r>
      <w:hyperlink r:id="rId496">
        <w:r>
          <w:rPr>
            <w:color w:val="1155CC"/>
            <w:sz w:val="20"/>
            <w:szCs w:val="20"/>
            <w:highlight w:val="white"/>
            <w:u w:val="single"/>
          </w:rPr>
          <w:t>10.1093/</w:t>
        </w:r>
        <w:proofErr w:type="spellStart"/>
        <w:r>
          <w:rPr>
            <w:color w:val="1155CC"/>
            <w:sz w:val="20"/>
            <w:szCs w:val="20"/>
            <w:highlight w:val="white"/>
            <w:u w:val="single"/>
          </w:rPr>
          <w:t>eurheartj</w:t>
        </w:r>
        <w:proofErr w:type="spellEnd"/>
        <w:r>
          <w:rPr>
            <w:color w:val="1155CC"/>
            <w:sz w:val="20"/>
            <w:szCs w:val="20"/>
            <w:highlight w:val="white"/>
            <w:u w:val="single"/>
          </w:rPr>
          <w:t>/ehaa190</w:t>
        </w:r>
      </w:hyperlink>
      <w:r>
        <w:rPr>
          <w:sz w:val="20"/>
          <w:szCs w:val="20"/>
          <w:highlight w:val="white"/>
        </w:rPr>
        <w:t xml:space="preserve">. PMID: </w:t>
      </w:r>
      <w:hyperlink r:id="rId497">
        <w:r>
          <w:rPr>
            <w:color w:val="1155CC"/>
            <w:sz w:val="20"/>
            <w:szCs w:val="20"/>
            <w:highlight w:val="white"/>
            <w:u w:val="single"/>
          </w:rPr>
          <w:t>32176300</w:t>
        </w:r>
      </w:hyperlink>
      <w:r>
        <w:rPr>
          <w:sz w:val="20"/>
          <w:szCs w:val="20"/>
          <w:highlight w:val="white"/>
        </w:rPr>
        <w:t>.</w:t>
      </w:r>
    </w:p>
    <w:p w14:paraId="7CA4B669" w14:textId="77777777" w:rsidR="00327D66" w:rsidRDefault="00C932BA">
      <w:pPr>
        <w:numPr>
          <w:ilvl w:val="0"/>
          <w:numId w:val="16"/>
        </w:numPr>
        <w:rPr>
          <w:highlight w:val="white"/>
        </w:rPr>
      </w:pPr>
      <w:r>
        <w:rPr>
          <w:sz w:val="20"/>
          <w:szCs w:val="20"/>
        </w:rPr>
        <w:t xml:space="preserve">Huang C, Wang Y, Li X, Ren L, Zhao J, Hu Y, et al. Clinical features of patients infected with 2019 novel coronavirus in Wuhan, China. </w:t>
      </w:r>
      <w:r>
        <w:rPr>
          <w:i/>
          <w:sz w:val="20"/>
          <w:szCs w:val="20"/>
        </w:rPr>
        <w:t xml:space="preserve">Lancet. </w:t>
      </w:r>
      <w:r>
        <w:rPr>
          <w:sz w:val="20"/>
          <w:szCs w:val="20"/>
        </w:rPr>
        <w:t xml:space="preserve">2020;395(10223):497-506. </w:t>
      </w:r>
      <w:r>
        <w:rPr>
          <w:color w:val="212121"/>
          <w:sz w:val="20"/>
          <w:szCs w:val="20"/>
        </w:rPr>
        <w:t xml:space="preserve"> DOI: </w:t>
      </w:r>
      <w:hyperlink r:id="rId498">
        <w:r>
          <w:rPr>
            <w:color w:val="1155CC"/>
            <w:sz w:val="20"/>
            <w:szCs w:val="20"/>
            <w:u w:val="single"/>
          </w:rPr>
          <w:t>10.1016/S0140-673</w:t>
        </w:r>
        <w:r>
          <w:rPr>
            <w:color w:val="1155CC"/>
            <w:sz w:val="20"/>
            <w:szCs w:val="20"/>
            <w:u w:val="single"/>
          </w:rPr>
          <w:t>6(20)30183-5</w:t>
        </w:r>
      </w:hyperlink>
      <w:r>
        <w:rPr>
          <w:color w:val="1155CC"/>
          <w:sz w:val="20"/>
          <w:szCs w:val="20"/>
        </w:rPr>
        <w:t>.</w:t>
      </w:r>
      <w:r>
        <w:rPr>
          <w:color w:val="0071BC"/>
          <w:sz w:val="20"/>
          <w:szCs w:val="20"/>
        </w:rPr>
        <w:t xml:space="preserve"> </w:t>
      </w:r>
      <w:r>
        <w:rPr>
          <w:color w:val="212121"/>
          <w:sz w:val="20"/>
          <w:szCs w:val="20"/>
        </w:rPr>
        <w:t xml:space="preserve">PMID: </w:t>
      </w:r>
      <w:hyperlink r:id="rId499">
        <w:r>
          <w:rPr>
            <w:color w:val="1155CC"/>
            <w:sz w:val="20"/>
            <w:szCs w:val="20"/>
            <w:u w:val="single"/>
          </w:rPr>
          <w:t>31986264</w:t>
        </w:r>
      </w:hyperlink>
      <w:r>
        <w:rPr>
          <w:color w:val="212121"/>
          <w:sz w:val="20"/>
          <w:szCs w:val="20"/>
        </w:rPr>
        <w:t xml:space="preserve">. </w:t>
      </w:r>
      <w:r>
        <w:rPr>
          <w:color w:val="0071BC"/>
          <w:sz w:val="20"/>
          <w:szCs w:val="20"/>
        </w:rPr>
        <w:t xml:space="preserve"> </w:t>
      </w:r>
    </w:p>
    <w:p w14:paraId="55F6D447" w14:textId="77777777" w:rsidR="00327D66" w:rsidRDefault="00C932BA">
      <w:pPr>
        <w:numPr>
          <w:ilvl w:val="0"/>
          <w:numId w:val="16"/>
        </w:numPr>
        <w:rPr>
          <w:highlight w:val="white"/>
        </w:rPr>
      </w:pPr>
      <w:r>
        <w:rPr>
          <w:sz w:val="20"/>
          <w:szCs w:val="20"/>
          <w:highlight w:val="white"/>
        </w:rPr>
        <w:lastRenderedPageBreak/>
        <w:t xml:space="preserve">Hui DS, Chow BK, Lo T, et al. Exhaled air dispersion during high-flow nasal cannula therapy </w:t>
      </w:r>
      <w:r>
        <w:rPr>
          <w:i/>
          <w:sz w:val="20"/>
          <w:szCs w:val="20"/>
          <w:highlight w:val="white"/>
        </w:rPr>
        <w:t>versus</w:t>
      </w:r>
      <w:r>
        <w:rPr>
          <w:sz w:val="20"/>
          <w:szCs w:val="20"/>
          <w:highlight w:val="white"/>
        </w:rPr>
        <w:t xml:space="preserve"> CPAP </w:t>
      </w:r>
      <w:r>
        <w:rPr>
          <w:i/>
          <w:sz w:val="20"/>
          <w:szCs w:val="20"/>
          <w:highlight w:val="white"/>
        </w:rPr>
        <w:t>via</w:t>
      </w:r>
      <w:r>
        <w:rPr>
          <w:sz w:val="20"/>
          <w:szCs w:val="20"/>
          <w:highlight w:val="white"/>
        </w:rPr>
        <w:t xml:space="preserve"> different masks. </w:t>
      </w:r>
      <w:r>
        <w:rPr>
          <w:i/>
          <w:sz w:val="20"/>
          <w:szCs w:val="20"/>
          <w:highlight w:val="white"/>
        </w:rPr>
        <w:t>Eur Respir J</w:t>
      </w:r>
      <w:r>
        <w:rPr>
          <w:sz w:val="20"/>
          <w:szCs w:val="20"/>
          <w:highlight w:val="white"/>
        </w:rPr>
        <w:t xml:space="preserve">. 2019;53(4). DOI: </w:t>
      </w:r>
      <w:hyperlink r:id="rId500">
        <w:r>
          <w:rPr>
            <w:color w:val="1155CC"/>
            <w:sz w:val="20"/>
            <w:szCs w:val="20"/>
            <w:highlight w:val="white"/>
            <w:u w:val="single"/>
          </w:rPr>
          <w:t>10.1183/13993003.02339-2018</w:t>
        </w:r>
      </w:hyperlink>
      <w:r>
        <w:rPr>
          <w:sz w:val="20"/>
          <w:szCs w:val="20"/>
          <w:highlight w:val="white"/>
        </w:rPr>
        <w:t xml:space="preserve">. PMID: </w:t>
      </w:r>
      <w:hyperlink r:id="rId501">
        <w:r>
          <w:rPr>
            <w:color w:val="1155CC"/>
            <w:sz w:val="20"/>
            <w:szCs w:val="20"/>
            <w:highlight w:val="white"/>
            <w:u w:val="single"/>
          </w:rPr>
          <w:t>30705129</w:t>
        </w:r>
      </w:hyperlink>
      <w:r>
        <w:rPr>
          <w:sz w:val="20"/>
          <w:szCs w:val="20"/>
          <w:highlight w:val="white"/>
        </w:rPr>
        <w:t>.</w:t>
      </w:r>
    </w:p>
    <w:p w14:paraId="793A84A0" w14:textId="77777777" w:rsidR="00327D66" w:rsidRDefault="00C932BA">
      <w:pPr>
        <w:numPr>
          <w:ilvl w:val="0"/>
          <w:numId w:val="16"/>
        </w:numPr>
        <w:rPr>
          <w:highlight w:val="white"/>
        </w:rPr>
      </w:pPr>
      <w:proofErr w:type="spellStart"/>
      <w:r>
        <w:rPr>
          <w:sz w:val="20"/>
          <w:szCs w:val="20"/>
          <w:highlight w:val="white"/>
        </w:rPr>
        <w:t>Kallet</w:t>
      </w:r>
      <w:proofErr w:type="spellEnd"/>
      <w:r>
        <w:rPr>
          <w:sz w:val="20"/>
          <w:szCs w:val="20"/>
          <w:highlight w:val="white"/>
        </w:rPr>
        <w:t xml:space="preserve"> RH, </w:t>
      </w:r>
      <w:proofErr w:type="spellStart"/>
      <w:r>
        <w:rPr>
          <w:sz w:val="20"/>
          <w:szCs w:val="20"/>
          <w:highlight w:val="white"/>
        </w:rPr>
        <w:t>Matthay</w:t>
      </w:r>
      <w:proofErr w:type="spellEnd"/>
      <w:r>
        <w:rPr>
          <w:sz w:val="20"/>
          <w:szCs w:val="20"/>
          <w:highlight w:val="white"/>
        </w:rPr>
        <w:t xml:space="preserve"> MA. </w:t>
      </w:r>
      <w:proofErr w:type="spellStart"/>
      <w:r>
        <w:rPr>
          <w:sz w:val="20"/>
          <w:szCs w:val="20"/>
          <w:highlight w:val="white"/>
        </w:rPr>
        <w:t>Hyperoxic</w:t>
      </w:r>
      <w:proofErr w:type="spellEnd"/>
      <w:r>
        <w:rPr>
          <w:sz w:val="20"/>
          <w:szCs w:val="20"/>
          <w:highlight w:val="white"/>
        </w:rPr>
        <w:t xml:space="preserve"> acute lung injury. </w:t>
      </w:r>
      <w:r>
        <w:rPr>
          <w:i/>
          <w:sz w:val="20"/>
          <w:szCs w:val="20"/>
          <w:highlight w:val="white"/>
        </w:rPr>
        <w:t>Respir Care</w:t>
      </w:r>
      <w:r>
        <w:rPr>
          <w:sz w:val="20"/>
          <w:szCs w:val="20"/>
          <w:highlight w:val="white"/>
        </w:rPr>
        <w:t>. 2013;58(1):123-41. DOI</w:t>
      </w:r>
      <w:r>
        <w:rPr>
          <w:sz w:val="20"/>
          <w:szCs w:val="20"/>
          <w:highlight w:val="white"/>
        </w:rPr>
        <w:t xml:space="preserve">: </w:t>
      </w:r>
      <w:hyperlink r:id="rId502">
        <w:r>
          <w:rPr>
            <w:color w:val="1155CC"/>
            <w:sz w:val="20"/>
            <w:szCs w:val="20"/>
            <w:highlight w:val="white"/>
            <w:u w:val="single"/>
          </w:rPr>
          <w:t>10.4187/respcare.01963</w:t>
        </w:r>
      </w:hyperlink>
      <w:r>
        <w:rPr>
          <w:sz w:val="20"/>
          <w:szCs w:val="20"/>
          <w:highlight w:val="white"/>
        </w:rPr>
        <w:t xml:space="preserve">. PMID: </w:t>
      </w:r>
      <w:hyperlink r:id="rId503">
        <w:r>
          <w:rPr>
            <w:color w:val="1155CC"/>
            <w:sz w:val="20"/>
            <w:szCs w:val="20"/>
            <w:highlight w:val="white"/>
            <w:u w:val="single"/>
          </w:rPr>
          <w:t>23271823</w:t>
        </w:r>
      </w:hyperlink>
      <w:r>
        <w:rPr>
          <w:sz w:val="20"/>
          <w:szCs w:val="20"/>
          <w:highlight w:val="white"/>
        </w:rPr>
        <w:t>.</w:t>
      </w:r>
    </w:p>
    <w:p w14:paraId="54FEF059" w14:textId="77777777" w:rsidR="00327D66" w:rsidRDefault="00C932BA">
      <w:pPr>
        <w:numPr>
          <w:ilvl w:val="0"/>
          <w:numId w:val="16"/>
        </w:numPr>
        <w:rPr>
          <w:highlight w:val="white"/>
        </w:rPr>
      </w:pPr>
      <w:r>
        <w:rPr>
          <w:sz w:val="20"/>
          <w:szCs w:val="20"/>
          <w:highlight w:val="white"/>
        </w:rPr>
        <w:t xml:space="preserve">Kim ES, Choe PG, Park WB, et al. Clinical Progression and Cytokine Profiles of Middle East </w:t>
      </w:r>
      <w:r>
        <w:rPr>
          <w:sz w:val="20"/>
          <w:szCs w:val="20"/>
          <w:highlight w:val="white"/>
        </w:rPr>
        <w:t xml:space="preserve">Respiratory Syndrome Coronavirus Infection. </w:t>
      </w:r>
      <w:r>
        <w:rPr>
          <w:i/>
          <w:sz w:val="20"/>
          <w:szCs w:val="20"/>
          <w:highlight w:val="white"/>
        </w:rPr>
        <w:t>J Korean Med Sci</w:t>
      </w:r>
      <w:r>
        <w:rPr>
          <w:sz w:val="20"/>
          <w:szCs w:val="20"/>
          <w:highlight w:val="white"/>
        </w:rPr>
        <w:t xml:space="preserve">. 2016;31(11):1717-1725. DOI: </w:t>
      </w:r>
      <w:hyperlink r:id="rId504">
        <w:r>
          <w:rPr>
            <w:color w:val="1155CC"/>
            <w:sz w:val="20"/>
            <w:szCs w:val="20"/>
            <w:highlight w:val="white"/>
            <w:u w:val="single"/>
          </w:rPr>
          <w:t>10.3346/jkms.2016.31.11.1717</w:t>
        </w:r>
      </w:hyperlink>
      <w:r>
        <w:rPr>
          <w:sz w:val="20"/>
          <w:szCs w:val="20"/>
          <w:highlight w:val="white"/>
        </w:rPr>
        <w:t xml:space="preserve">. PMID: </w:t>
      </w:r>
      <w:hyperlink r:id="rId505">
        <w:r>
          <w:rPr>
            <w:color w:val="1155CC"/>
            <w:sz w:val="20"/>
            <w:szCs w:val="20"/>
            <w:highlight w:val="white"/>
            <w:u w:val="single"/>
          </w:rPr>
          <w:t>27709848</w:t>
        </w:r>
      </w:hyperlink>
      <w:r>
        <w:rPr>
          <w:sz w:val="20"/>
          <w:szCs w:val="20"/>
          <w:highlight w:val="white"/>
        </w:rPr>
        <w:t>.</w:t>
      </w:r>
    </w:p>
    <w:p w14:paraId="53577AD8" w14:textId="77777777" w:rsidR="00327D66" w:rsidRDefault="00C932BA">
      <w:pPr>
        <w:numPr>
          <w:ilvl w:val="0"/>
          <w:numId w:val="16"/>
        </w:numPr>
        <w:rPr>
          <w:highlight w:val="white"/>
        </w:rPr>
      </w:pPr>
      <w:proofErr w:type="spellStart"/>
      <w:r>
        <w:rPr>
          <w:sz w:val="20"/>
          <w:szCs w:val="20"/>
        </w:rPr>
        <w:t>Klumperman</w:t>
      </w:r>
      <w:proofErr w:type="spellEnd"/>
      <w:r>
        <w:rPr>
          <w:sz w:val="20"/>
          <w:szCs w:val="20"/>
        </w:rPr>
        <w:t xml:space="preserve"> J, Locker JK, Meijer A, </w:t>
      </w:r>
      <w:proofErr w:type="spellStart"/>
      <w:r>
        <w:rPr>
          <w:sz w:val="20"/>
          <w:szCs w:val="20"/>
        </w:rPr>
        <w:t>Horzinek</w:t>
      </w:r>
      <w:proofErr w:type="spellEnd"/>
      <w:r>
        <w:rPr>
          <w:sz w:val="20"/>
          <w:szCs w:val="20"/>
        </w:rPr>
        <w:t xml:space="preserve"> MC, </w:t>
      </w:r>
      <w:proofErr w:type="spellStart"/>
      <w:r>
        <w:rPr>
          <w:sz w:val="20"/>
          <w:szCs w:val="20"/>
        </w:rPr>
        <w:t>Geuze</w:t>
      </w:r>
      <w:proofErr w:type="spellEnd"/>
      <w:r>
        <w:rPr>
          <w:sz w:val="20"/>
          <w:szCs w:val="20"/>
        </w:rPr>
        <w:t xml:space="preserve"> HJ, </w:t>
      </w:r>
      <w:proofErr w:type="spellStart"/>
      <w:r>
        <w:rPr>
          <w:sz w:val="20"/>
          <w:szCs w:val="20"/>
        </w:rPr>
        <w:t>Rottier</w:t>
      </w:r>
      <w:proofErr w:type="spellEnd"/>
      <w:r>
        <w:rPr>
          <w:sz w:val="20"/>
          <w:szCs w:val="20"/>
        </w:rPr>
        <w:t xml:space="preserve"> PJ. Coronavirus M proteins accumulate in the Golgi complex beyond the site of virion budding. </w:t>
      </w:r>
      <w:r>
        <w:rPr>
          <w:i/>
          <w:sz w:val="20"/>
          <w:szCs w:val="20"/>
        </w:rPr>
        <w:t xml:space="preserve">J </w:t>
      </w:r>
      <w:proofErr w:type="spellStart"/>
      <w:r>
        <w:rPr>
          <w:i/>
          <w:sz w:val="20"/>
          <w:szCs w:val="20"/>
        </w:rPr>
        <w:t>Virol</w:t>
      </w:r>
      <w:proofErr w:type="spellEnd"/>
      <w:r>
        <w:rPr>
          <w:i/>
          <w:sz w:val="20"/>
          <w:szCs w:val="20"/>
        </w:rPr>
        <w:t>.</w:t>
      </w:r>
      <w:r>
        <w:rPr>
          <w:sz w:val="20"/>
          <w:szCs w:val="20"/>
        </w:rPr>
        <w:t xml:space="preserve"> 1994;68(10):6523-34. </w:t>
      </w:r>
      <w:r>
        <w:rPr>
          <w:color w:val="212121"/>
          <w:sz w:val="20"/>
          <w:szCs w:val="20"/>
        </w:rPr>
        <w:t xml:space="preserve">PMCID: </w:t>
      </w:r>
      <w:hyperlink r:id="rId506">
        <w:r>
          <w:rPr>
            <w:color w:val="1155CC"/>
            <w:sz w:val="20"/>
            <w:szCs w:val="20"/>
            <w:u w:val="single"/>
          </w:rPr>
          <w:t>PMC237073</w:t>
        </w:r>
      </w:hyperlink>
      <w:r>
        <w:rPr>
          <w:color w:val="1155CC"/>
          <w:sz w:val="20"/>
          <w:szCs w:val="20"/>
        </w:rPr>
        <w:t xml:space="preserve">. </w:t>
      </w:r>
      <w:r>
        <w:rPr>
          <w:color w:val="212121"/>
          <w:sz w:val="20"/>
          <w:szCs w:val="20"/>
        </w:rPr>
        <w:t xml:space="preserve">PMID: </w:t>
      </w:r>
      <w:hyperlink r:id="rId507">
        <w:r>
          <w:rPr>
            <w:color w:val="1155CC"/>
            <w:sz w:val="20"/>
            <w:szCs w:val="20"/>
            <w:u w:val="single"/>
          </w:rPr>
          <w:t>8083990</w:t>
        </w:r>
      </w:hyperlink>
      <w:r>
        <w:rPr>
          <w:color w:val="212121"/>
          <w:sz w:val="20"/>
          <w:szCs w:val="20"/>
        </w:rPr>
        <w:t xml:space="preserve">. </w:t>
      </w:r>
    </w:p>
    <w:p w14:paraId="5E109B9D" w14:textId="77777777" w:rsidR="00327D66" w:rsidRDefault="00C932BA">
      <w:pPr>
        <w:numPr>
          <w:ilvl w:val="0"/>
          <w:numId w:val="16"/>
        </w:numPr>
        <w:rPr>
          <w:highlight w:val="white"/>
        </w:rPr>
      </w:pPr>
      <w:proofErr w:type="spellStart"/>
      <w:r>
        <w:rPr>
          <w:sz w:val="20"/>
          <w:szCs w:val="20"/>
        </w:rPr>
        <w:t>Kwong</w:t>
      </w:r>
      <w:proofErr w:type="spellEnd"/>
      <w:r>
        <w:rPr>
          <w:sz w:val="20"/>
          <w:szCs w:val="20"/>
        </w:rPr>
        <w:t xml:space="preserve"> JC, Schwartz KL, Campitelli MA, Chung H, Crowcroft NS, </w:t>
      </w:r>
      <w:proofErr w:type="spellStart"/>
      <w:r>
        <w:rPr>
          <w:sz w:val="20"/>
          <w:szCs w:val="20"/>
        </w:rPr>
        <w:t>Karnauchow</w:t>
      </w:r>
      <w:proofErr w:type="spellEnd"/>
      <w:r>
        <w:rPr>
          <w:sz w:val="20"/>
          <w:szCs w:val="20"/>
        </w:rPr>
        <w:t xml:space="preserve"> T, et al. Acute Myocardial Infarction after Laboratory-Confirmed Influen</w:t>
      </w:r>
      <w:r>
        <w:rPr>
          <w:sz w:val="20"/>
          <w:szCs w:val="20"/>
        </w:rPr>
        <w:t xml:space="preserve">za Infection. </w:t>
      </w:r>
      <w:r>
        <w:rPr>
          <w:i/>
          <w:sz w:val="20"/>
          <w:szCs w:val="20"/>
        </w:rPr>
        <w:t xml:space="preserve">N </w:t>
      </w:r>
      <w:proofErr w:type="spellStart"/>
      <w:r>
        <w:rPr>
          <w:i/>
          <w:sz w:val="20"/>
          <w:szCs w:val="20"/>
        </w:rPr>
        <w:t>Engl</w:t>
      </w:r>
      <w:proofErr w:type="spellEnd"/>
      <w:r>
        <w:rPr>
          <w:i/>
          <w:sz w:val="20"/>
          <w:szCs w:val="20"/>
        </w:rPr>
        <w:t xml:space="preserve"> J Med. </w:t>
      </w:r>
      <w:r>
        <w:rPr>
          <w:sz w:val="20"/>
          <w:szCs w:val="20"/>
        </w:rPr>
        <w:t xml:space="preserve">2018;378(4):345-53. </w:t>
      </w:r>
      <w:r>
        <w:rPr>
          <w:color w:val="212121"/>
          <w:sz w:val="20"/>
          <w:szCs w:val="20"/>
        </w:rPr>
        <w:t xml:space="preserve">DOI: </w:t>
      </w:r>
      <w:hyperlink r:id="rId508">
        <w:r>
          <w:rPr>
            <w:color w:val="1155CC"/>
            <w:sz w:val="20"/>
            <w:szCs w:val="20"/>
            <w:u w:val="single"/>
          </w:rPr>
          <w:t>10.1056/NEJMoa1702090</w:t>
        </w:r>
      </w:hyperlink>
      <w:r>
        <w:rPr>
          <w:color w:val="1155CC"/>
          <w:sz w:val="20"/>
          <w:szCs w:val="20"/>
        </w:rPr>
        <w:t xml:space="preserve">. </w:t>
      </w:r>
      <w:r>
        <w:rPr>
          <w:color w:val="212121"/>
          <w:sz w:val="20"/>
          <w:szCs w:val="20"/>
        </w:rPr>
        <w:t xml:space="preserve">PMID: </w:t>
      </w:r>
      <w:hyperlink r:id="rId509">
        <w:r>
          <w:rPr>
            <w:color w:val="1155CC"/>
            <w:sz w:val="20"/>
            <w:szCs w:val="20"/>
            <w:u w:val="single"/>
          </w:rPr>
          <w:t>29365305</w:t>
        </w:r>
      </w:hyperlink>
      <w:r>
        <w:rPr>
          <w:color w:val="212121"/>
          <w:sz w:val="20"/>
          <w:szCs w:val="20"/>
        </w:rPr>
        <w:t xml:space="preserve">. </w:t>
      </w:r>
      <w:r>
        <w:rPr>
          <w:color w:val="0071BC"/>
          <w:sz w:val="20"/>
          <w:szCs w:val="20"/>
        </w:rPr>
        <w:t xml:space="preserve"> </w:t>
      </w:r>
    </w:p>
    <w:p w14:paraId="3E2ECC7F" w14:textId="77777777" w:rsidR="00327D66" w:rsidRDefault="00C932BA">
      <w:pPr>
        <w:numPr>
          <w:ilvl w:val="0"/>
          <w:numId w:val="16"/>
        </w:numPr>
        <w:rPr>
          <w:highlight w:val="white"/>
        </w:rPr>
      </w:pPr>
      <w:r>
        <w:rPr>
          <w:sz w:val="20"/>
          <w:szCs w:val="20"/>
          <w:highlight w:val="white"/>
        </w:rPr>
        <w:t>Lee N, Allen Chan KC, Hui DS, et al. Effec</w:t>
      </w:r>
      <w:r>
        <w:rPr>
          <w:sz w:val="20"/>
          <w:szCs w:val="20"/>
          <w:highlight w:val="white"/>
        </w:rPr>
        <w:t xml:space="preserve">ts of early corticosteroid treatment on plasma SARS-associated Coronavirus RNA concentrations in adult patients. </w:t>
      </w:r>
      <w:r>
        <w:rPr>
          <w:i/>
          <w:sz w:val="20"/>
          <w:szCs w:val="20"/>
          <w:highlight w:val="white"/>
        </w:rPr>
        <w:t xml:space="preserve">J Clin </w:t>
      </w:r>
      <w:proofErr w:type="spellStart"/>
      <w:r>
        <w:rPr>
          <w:i/>
          <w:sz w:val="20"/>
          <w:szCs w:val="20"/>
          <w:highlight w:val="white"/>
        </w:rPr>
        <w:t>Virol</w:t>
      </w:r>
      <w:proofErr w:type="spellEnd"/>
      <w:r>
        <w:rPr>
          <w:sz w:val="20"/>
          <w:szCs w:val="20"/>
          <w:highlight w:val="white"/>
        </w:rPr>
        <w:t xml:space="preserve">. 2004;31(4):304-9. DOI: </w:t>
      </w:r>
      <w:hyperlink r:id="rId510">
        <w:r>
          <w:rPr>
            <w:color w:val="1155CC"/>
            <w:sz w:val="20"/>
            <w:szCs w:val="20"/>
            <w:highlight w:val="white"/>
            <w:u w:val="single"/>
          </w:rPr>
          <w:t>10.1016/j.jcv.2004.07.006</w:t>
        </w:r>
      </w:hyperlink>
      <w:r>
        <w:rPr>
          <w:sz w:val="20"/>
          <w:szCs w:val="20"/>
          <w:highlight w:val="white"/>
        </w:rPr>
        <w:t xml:space="preserve">. PMID: </w:t>
      </w:r>
      <w:hyperlink r:id="rId511">
        <w:r>
          <w:rPr>
            <w:color w:val="1155CC"/>
            <w:sz w:val="20"/>
            <w:szCs w:val="20"/>
            <w:highlight w:val="white"/>
            <w:u w:val="single"/>
          </w:rPr>
          <w:t>15494274</w:t>
        </w:r>
      </w:hyperlink>
      <w:r>
        <w:rPr>
          <w:sz w:val="20"/>
          <w:szCs w:val="20"/>
          <w:highlight w:val="white"/>
        </w:rPr>
        <w:t>.</w:t>
      </w:r>
    </w:p>
    <w:p w14:paraId="246804A5" w14:textId="77777777" w:rsidR="00327D66" w:rsidRDefault="00C932BA">
      <w:pPr>
        <w:numPr>
          <w:ilvl w:val="0"/>
          <w:numId w:val="16"/>
        </w:numPr>
        <w:rPr>
          <w:highlight w:val="white"/>
        </w:rPr>
      </w:pPr>
      <w:r>
        <w:rPr>
          <w:sz w:val="20"/>
          <w:szCs w:val="20"/>
          <w:highlight w:val="white"/>
        </w:rPr>
        <w:t xml:space="preserve">Levi M, Scully M. How I treat disseminated intravascular coagulation. </w:t>
      </w:r>
      <w:r>
        <w:rPr>
          <w:i/>
          <w:sz w:val="20"/>
          <w:szCs w:val="20"/>
          <w:highlight w:val="white"/>
        </w:rPr>
        <w:t>Blood</w:t>
      </w:r>
      <w:r>
        <w:rPr>
          <w:sz w:val="20"/>
          <w:szCs w:val="20"/>
          <w:highlight w:val="white"/>
        </w:rPr>
        <w:t xml:space="preserve">. 2018;131(8):845-854. DOI: </w:t>
      </w:r>
      <w:hyperlink r:id="rId512">
        <w:r>
          <w:rPr>
            <w:color w:val="1155CC"/>
            <w:sz w:val="20"/>
            <w:szCs w:val="20"/>
            <w:highlight w:val="white"/>
            <w:u w:val="single"/>
          </w:rPr>
          <w:t>10.1182/blood-2017-10-8040</w:t>
        </w:r>
        <w:r>
          <w:rPr>
            <w:color w:val="1155CC"/>
            <w:sz w:val="20"/>
            <w:szCs w:val="20"/>
            <w:highlight w:val="white"/>
            <w:u w:val="single"/>
          </w:rPr>
          <w:t>96</w:t>
        </w:r>
      </w:hyperlink>
      <w:r>
        <w:rPr>
          <w:sz w:val="20"/>
          <w:szCs w:val="20"/>
          <w:highlight w:val="white"/>
        </w:rPr>
        <w:t xml:space="preserve">. PMID: </w:t>
      </w:r>
      <w:hyperlink r:id="rId513">
        <w:r>
          <w:rPr>
            <w:color w:val="1155CC"/>
            <w:sz w:val="20"/>
            <w:szCs w:val="20"/>
            <w:u w:val="single"/>
          </w:rPr>
          <w:t>29255070</w:t>
        </w:r>
      </w:hyperlink>
      <w:r>
        <w:rPr>
          <w:sz w:val="20"/>
          <w:szCs w:val="20"/>
        </w:rPr>
        <w:t>.</w:t>
      </w:r>
    </w:p>
    <w:p w14:paraId="458705FB" w14:textId="77777777" w:rsidR="00327D66" w:rsidRDefault="00C932BA">
      <w:pPr>
        <w:numPr>
          <w:ilvl w:val="0"/>
          <w:numId w:val="16"/>
        </w:numPr>
        <w:rPr>
          <w:highlight w:val="white"/>
        </w:rPr>
      </w:pPr>
      <w:r>
        <w:rPr>
          <w:sz w:val="20"/>
          <w:szCs w:val="20"/>
          <w:highlight w:val="white"/>
        </w:rPr>
        <w:t xml:space="preserve">Lippi G, </w:t>
      </w:r>
      <w:proofErr w:type="spellStart"/>
      <w:r>
        <w:rPr>
          <w:sz w:val="20"/>
          <w:szCs w:val="20"/>
          <w:highlight w:val="white"/>
        </w:rPr>
        <w:t>Plebani</w:t>
      </w:r>
      <w:proofErr w:type="spellEnd"/>
      <w:r>
        <w:rPr>
          <w:sz w:val="20"/>
          <w:szCs w:val="20"/>
          <w:highlight w:val="white"/>
        </w:rPr>
        <w:t xml:space="preserve"> M. Procalcitonin in patients with severe coronavirus disease 2019: A meta-analysis. </w:t>
      </w:r>
      <w:r>
        <w:rPr>
          <w:i/>
          <w:sz w:val="20"/>
          <w:szCs w:val="20"/>
          <w:highlight w:val="white"/>
        </w:rPr>
        <w:t xml:space="preserve">Clin </w:t>
      </w:r>
      <w:proofErr w:type="spellStart"/>
      <w:r>
        <w:rPr>
          <w:i/>
          <w:sz w:val="20"/>
          <w:szCs w:val="20"/>
          <w:highlight w:val="white"/>
        </w:rPr>
        <w:t>Chim</w:t>
      </w:r>
      <w:proofErr w:type="spellEnd"/>
      <w:r>
        <w:rPr>
          <w:i/>
          <w:sz w:val="20"/>
          <w:szCs w:val="20"/>
          <w:highlight w:val="white"/>
        </w:rPr>
        <w:t xml:space="preserve"> Acta</w:t>
      </w:r>
      <w:r>
        <w:rPr>
          <w:sz w:val="20"/>
          <w:szCs w:val="20"/>
          <w:highlight w:val="white"/>
        </w:rPr>
        <w:t xml:space="preserve">. </w:t>
      </w:r>
      <w:proofErr w:type="gramStart"/>
      <w:r>
        <w:rPr>
          <w:sz w:val="20"/>
          <w:szCs w:val="20"/>
          <w:highlight w:val="white"/>
        </w:rPr>
        <w:t>2020;505:190</w:t>
      </w:r>
      <w:proofErr w:type="gramEnd"/>
      <w:r>
        <w:rPr>
          <w:sz w:val="20"/>
          <w:szCs w:val="20"/>
          <w:highlight w:val="white"/>
        </w:rPr>
        <w:t xml:space="preserve">-191. DOI: </w:t>
      </w:r>
      <w:hyperlink r:id="rId514">
        <w:r>
          <w:rPr>
            <w:color w:val="1155CC"/>
            <w:sz w:val="20"/>
            <w:szCs w:val="20"/>
            <w:u w:val="single"/>
          </w:rPr>
          <w:t>10.1016/j.cca.2020.03.004</w:t>
        </w:r>
      </w:hyperlink>
      <w:r>
        <w:rPr>
          <w:sz w:val="20"/>
          <w:szCs w:val="20"/>
        </w:rPr>
        <w:t xml:space="preserve">. PMID: </w:t>
      </w:r>
      <w:hyperlink r:id="rId515">
        <w:r>
          <w:rPr>
            <w:color w:val="1155CC"/>
            <w:sz w:val="20"/>
            <w:szCs w:val="20"/>
            <w:u w:val="single"/>
          </w:rPr>
          <w:t>32145275</w:t>
        </w:r>
      </w:hyperlink>
      <w:r>
        <w:rPr>
          <w:sz w:val="20"/>
          <w:szCs w:val="20"/>
        </w:rPr>
        <w:t>.</w:t>
      </w:r>
    </w:p>
    <w:p w14:paraId="67FD586E" w14:textId="77777777" w:rsidR="00327D66" w:rsidRDefault="00C932BA">
      <w:pPr>
        <w:numPr>
          <w:ilvl w:val="0"/>
          <w:numId w:val="16"/>
        </w:numPr>
        <w:rPr>
          <w:highlight w:val="white"/>
        </w:rPr>
      </w:pPr>
      <w:r>
        <w:rPr>
          <w:sz w:val="20"/>
          <w:szCs w:val="20"/>
          <w:highlight w:val="white"/>
        </w:rPr>
        <w:t xml:space="preserve">Liu X, Li Z, Liu S, et al. Therapeutic effects of dipyridamole on COVID-19 patients with coagulation dysfunction. </w:t>
      </w:r>
      <w:proofErr w:type="spellStart"/>
      <w:r>
        <w:rPr>
          <w:i/>
          <w:sz w:val="20"/>
          <w:szCs w:val="20"/>
          <w:highlight w:val="white"/>
        </w:rPr>
        <w:t>medRxiv</w:t>
      </w:r>
      <w:proofErr w:type="spellEnd"/>
      <w:r>
        <w:rPr>
          <w:sz w:val="20"/>
          <w:szCs w:val="20"/>
          <w:highlight w:val="white"/>
        </w:rPr>
        <w:t xml:space="preserve">. 2020. </w:t>
      </w:r>
      <w:r>
        <w:rPr>
          <w:color w:val="333333"/>
          <w:sz w:val="20"/>
          <w:szCs w:val="20"/>
          <w:highlight w:val="white"/>
        </w:rPr>
        <w:t xml:space="preserve">DOI: </w:t>
      </w:r>
      <w:hyperlink r:id="rId516">
        <w:r>
          <w:rPr>
            <w:color w:val="1155CC"/>
            <w:sz w:val="20"/>
            <w:szCs w:val="20"/>
            <w:highlight w:val="white"/>
            <w:u w:val="single"/>
          </w:rPr>
          <w:t>10.1101/2020.02.27.20027557</w:t>
        </w:r>
      </w:hyperlink>
      <w:r>
        <w:rPr>
          <w:sz w:val="20"/>
          <w:szCs w:val="20"/>
          <w:highlight w:val="white"/>
        </w:rPr>
        <w:t>. Preprint.</w:t>
      </w:r>
    </w:p>
    <w:p w14:paraId="7D366387" w14:textId="77777777" w:rsidR="00327D66" w:rsidRDefault="00C932BA">
      <w:pPr>
        <w:numPr>
          <w:ilvl w:val="0"/>
          <w:numId w:val="16"/>
        </w:numPr>
        <w:rPr>
          <w:highlight w:val="white"/>
        </w:rPr>
      </w:pPr>
      <w:r>
        <w:rPr>
          <w:sz w:val="20"/>
          <w:szCs w:val="20"/>
          <w:highlight w:val="white"/>
        </w:rPr>
        <w:t xml:space="preserve">Luo W, Yu H, Gou J, et al. Clinical Pathology of Critical Patient with Novel Coronavirus Pneumonia (COVID-19). </w:t>
      </w:r>
      <w:r>
        <w:rPr>
          <w:i/>
          <w:sz w:val="20"/>
          <w:szCs w:val="20"/>
          <w:highlight w:val="white"/>
        </w:rPr>
        <w:t>Preprints</w:t>
      </w:r>
      <w:r>
        <w:rPr>
          <w:sz w:val="20"/>
          <w:szCs w:val="20"/>
          <w:highlight w:val="white"/>
        </w:rPr>
        <w:t xml:space="preserve">. 2020. </w:t>
      </w:r>
      <w:hyperlink r:id="rId517">
        <w:r>
          <w:rPr>
            <w:color w:val="1155CC"/>
            <w:sz w:val="20"/>
            <w:szCs w:val="20"/>
            <w:highlight w:val="white"/>
            <w:u w:val="single"/>
          </w:rPr>
          <w:t>20200</w:t>
        </w:r>
        <w:r>
          <w:rPr>
            <w:color w:val="1155CC"/>
            <w:sz w:val="20"/>
            <w:szCs w:val="20"/>
            <w:highlight w:val="white"/>
            <w:u w:val="single"/>
          </w:rPr>
          <w:t>20407</w:t>
        </w:r>
      </w:hyperlink>
      <w:r>
        <w:rPr>
          <w:sz w:val="20"/>
          <w:szCs w:val="20"/>
          <w:highlight w:val="white"/>
        </w:rPr>
        <w:t>. Preprint.</w:t>
      </w:r>
    </w:p>
    <w:p w14:paraId="2A951DA4" w14:textId="77777777" w:rsidR="00327D66" w:rsidRDefault="00C932BA">
      <w:pPr>
        <w:numPr>
          <w:ilvl w:val="0"/>
          <w:numId w:val="16"/>
        </w:numPr>
        <w:rPr>
          <w:highlight w:val="white"/>
        </w:rPr>
      </w:pPr>
      <w:proofErr w:type="spellStart"/>
      <w:r>
        <w:rPr>
          <w:sz w:val="20"/>
          <w:szCs w:val="20"/>
          <w:highlight w:val="white"/>
        </w:rPr>
        <w:t>MacIntyre</w:t>
      </w:r>
      <w:proofErr w:type="spellEnd"/>
      <w:r>
        <w:rPr>
          <w:sz w:val="20"/>
          <w:szCs w:val="20"/>
          <w:highlight w:val="white"/>
        </w:rPr>
        <w:t xml:space="preserve"> CR, </w:t>
      </w:r>
      <w:proofErr w:type="spellStart"/>
      <w:r>
        <w:rPr>
          <w:sz w:val="20"/>
          <w:szCs w:val="20"/>
          <w:highlight w:val="white"/>
        </w:rPr>
        <w:t>Chughtai</w:t>
      </w:r>
      <w:proofErr w:type="spellEnd"/>
      <w:r>
        <w:rPr>
          <w:sz w:val="20"/>
          <w:szCs w:val="20"/>
          <w:highlight w:val="white"/>
        </w:rPr>
        <w:t xml:space="preserve"> AA, Barnes M, et al. The role of pneumonia and secondary bacterial infection in fatal and serious outcomes of pandemic influenza a(H1N</w:t>
      </w:r>
      <w:proofErr w:type="gramStart"/>
      <w:r>
        <w:rPr>
          <w:sz w:val="20"/>
          <w:szCs w:val="20"/>
          <w:highlight w:val="white"/>
        </w:rPr>
        <w:t>1)pdm</w:t>
      </w:r>
      <w:proofErr w:type="gramEnd"/>
      <w:r>
        <w:rPr>
          <w:sz w:val="20"/>
          <w:szCs w:val="20"/>
          <w:highlight w:val="white"/>
        </w:rPr>
        <w:t>09.</w:t>
      </w:r>
      <w:r>
        <w:rPr>
          <w:sz w:val="20"/>
          <w:szCs w:val="20"/>
        </w:rPr>
        <w:t xml:space="preserve"> </w:t>
      </w:r>
      <w:r>
        <w:rPr>
          <w:i/>
          <w:sz w:val="20"/>
          <w:szCs w:val="20"/>
        </w:rPr>
        <w:t>BMC Infect Dis</w:t>
      </w:r>
      <w:r>
        <w:rPr>
          <w:sz w:val="20"/>
          <w:szCs w:val="20"/>
        </w:rPr>
        <w:t xml:space="preserve">. 2018 Dec 7;18(1):637. DOI: </w:t>
      </w:r>
      <w:hyperlink r:id="rId518">
        <w:r>
          <w:rPr>
            <w:color w:val="1155CC"/>
            <w:sz w:val="20"/>
            <w:szCs w:val="20"/>
            <w:u w:val="single"/>
          </w:rPr>
          <w:t>10.1186/s12879-018-3548-0</w:t>
        </w:r>
      </w:hyperlink>
      <w:r>
        <w:rPr>
          <w:sz w:val="20"/>
          <w:szCs w:val="20"/>
        </w:rPr>
        <w:t xml:space="preserve">. PMID: </w:t>
      </w:r>
      <w:hyperlink r:id="rId519">
        <w:r>
          <w:rPr>
            <w:color w:val="1155CC"/>
            <w:sz w:val="20"/>
            <w:szCs w:val="20"/>
            <w:u w:val="single"/>
          </w:rPr>
          <w:t>30526505</w:t>
        </w:r>
      </w:hyperlink>
      <w:r>
        <w:rPr>
          <w:sz w:val="20"/>
          <w:szCs w:val="20"/>
        </w:rPr>
        <w:t>.</w:t>
      </w:r>
    </w:p>
    <w:p w14:paraId="359EF020" w14:textId="77777777" w:rsidR="00327D66" w:rsidRDefault="00C932BA">
      <w:pPr>
        <w:numPr>
          <w:ilvl w:val="0"/>
          <w:numId w:val="16"/>
        </w:numPr>
        <w:rPr>
          <w:highlight w:val="white"/>
        </w:rPr>
      </w:pPr>
      <w:r>
        <w:rPr>
          <w:sz w:val="20"/>
          <w:szCs w:val="20"/>
          <w:highlight w:val="white"/>
        </w:rPr>
        <w:t xml:space="preserve">Mehta P, McAuley DF, Brown M, et al. COVID-19: consider cytokine storm syndromes and immunosuppression. </w:t>
      </w:r>
      <w:r>
        <w:rPr>
          <w:i/>
          <w:sz w:val="20"/>
          <w:szCs w:val="20"/>
          <w:highlight w:val="white"/>
        </w:rPr>
        <w:t>Lancet</w:t>
      </w:r>
      <w:r>
        <w:rPr>
          <w:sz w:val="20"/>
          <w:szCs w:val="20"/>
          <w:highlight w:val="white"/>
        </w:rPr>
        <w:t xml:space="preserve">. </w:t>
      </w:r>
      <w:proofErr w:type="gramStart"/>
      <w:r>
        <w:rPr>
          <w:sz w:val="20"/>
          <w:szCs w:val="20"/>
          <w:highlight w:val="white"/>
        </w:rPr>
        <w:t>2020</w:t>
      </w:r>
      <w:r>
        <w:rPr>
          <w:sz w:val="20"/>
          <w:szCs w:val="20"/>
          <w:highlight w:val="white"/>
        </w:rPr>
        <w:t>;S</w:t>
      </w:r>
      <w:proofErr w:type="gramEnd"/>
      <w:r>
        <w:rPr>
          <w:sz w:val="20"/>
          <w:szCs w:val="20"/>
          <w:highlight w:val="white"/>
        </w:rPr>
        <w:t xml:space="preserve">0140-6736(20)30628-0. DOI: </w:t>
      </w:r>
      <w:hyperlink r:id="rId520">
        <w:r>
          <w:rPr>
            <w:color w:val="1155CC"/>
            <w:sz w:val="20"/>
            <w:szCs w:val="20"/>
            <w:highlight w:val="white"/>
            <w:u w:val="single"/>
          </w:rPr>
          <w:t>10.1016/S0140-6736(20)30628-0</w:t>
        </w:r>
      </w:hyperlink>
      <w:r>
        <w:rPr>
          <w:sz w:val="20"/>
          <w:szCs w:val="20"/>
          <w:highlight w:val="white"/>
        </w:rPr>
        <w:t xml:space="preserve">. PMID: </w:t>
      </w:r>
      <w:hyperlink r:id="rId521">
        <w:r>
          <w:rPr>
            <w:color w:val="1155CC"/>
            <w:sz w:val="20"/>
            <w:szCs w:val="20"/>
            <w:highlight w:val="white"/>
            <w:u w:val="single"/>
          </w:rPr>
          <w:t>32192578</w:t>
        </w:r>
      </w:hyperlink>
      <w:r>
        <w:rPr>
          <w:sz w:val="20"/>
          <w:szCs w:val="20"/>
          <w:highlight w:val="white"/>
        </w:rPr>
        <w:t>.</w:t>
      </w:r>
    </w:p>
    <w:p w14:paraId="2D6EC368" w14:textId="77777777" w:rsidR="00327D66" w:rsidRDefault="00C932BA">
      <w:pPr>
        <w:numPr>
          <w:ilvl w:val="0"/>
          <w:numId w:val="16"/>
        </w:numPr>
        <w:rPr>
          <w:highlight w:val="white"/>
        </w:rPr>
      </w:pPr>
      <w:r>
        <w:rPr>
          <w:sz w:val="20"/>
          <w:szCs w:val="20"/>
        </w:rPr>
        <w:t xml:space="preserve">Mikkelsen ME, Christie JD, </w:t>
      </w:r>
      <w:proofErr w:type="spellStart"/>
      <w:r>
        <w:rPr>
          <w:sz w:val="20"/>
          <w:szCs w:val="20"/>
        </w:rPr>
        <w:t>Lanken</w:t>
      </w:r>
      <w:proofErr w:type="spellEnd"/>
      <w:r>
        <w:rPr>
          <w:sz w:val="20"/>
          <w:szCs w:val="20"/>
        </w:rPr>
        <w:t xml:space="preserve"> PN, </w:t>
      </w:r>
      <w:proofErr w:type="spellStart"/>
      <w:r>
        <w:rPr>
          <w:sz w:val="20"/>
          <w:szCs w:val="20"/>
        </w:rPr>
        <w:t>Biester</w:t>
      </w:r>
      <w:proofErr w:type="spellEnd"/>
      <w:r>
        <w:rPr>
          <w:sz w:val="20"/>
          <w:szCs w:val="20"/>
        </w:rPr>
        <w:t xml:space="preserve"> RC, Tho</w:t>
      </w:r>
      <w:r>
        <w:rPr>
          <w:sz w:val="20"/>
          <w:szCs w:val="20"/>
        </w:rPr>
        <w:t xml:space="preserve">mpson BT, Bellamy SL, et al. The adult respiratory distress syndrome cognitive outcomes study: long-term neuropsychological function in survivors of acute lung injury. </w:t>
      </w:r>
      <w:r>
        <w:rPr>
          <w:i/>
          <w:sz w:val="20"/>
          <w:szCs w:val="20"/>
        </w:rPr>
        <w:t xml:space="preserve">Am J Respir </w:t>
      </w:r>
      <w:proofErr w:type="spellStart"/>
      <w:r>
        <w:rPr>
          <w:i/>
          <w:sz w:val="20"/>
          <w:szCs w:val="20"/>
        </w:rPr>
        <w:t>Crit</w:t>
      </w:r>
      <w:proofErr w:type="spellEnd"/>
      <w:r>
        <w:rPr>
          <w:i/>
          <w:sz w:val="20"/>
          <w:szCs w:val="20"/>
        </w:rPr>
        <w:t xml:space="preserve"> Care Med.</w:t>
      </w:r>
      <w:r>
        <w:rPr>
          <w:sz w:val="20"/>
          <w:szCs w:val="20"/>
        </w:rPr>
        <w:t xml:space="preserve"> 2012;185(12):1307-15. </w:t>
      </w:r>
      <w:r>
        <w:rPr>
          <w:color w:val="212121"/>
          <w:sz w:val="20"/>
          <w:szCs w:val="20"/>
        </w:rPr>
        <w:t xml:space="preserve">DOI: </w:t>
      </w:r>
      <w:hyperlink r:id="rId522">
        <w:r>
          <w:rPr>
            <w:color w:val="1155CC"/>
            <w:sz w:val="20"/>
            <w:szCs w:val="20"/>
            <w:u w:val="single"/>
          </w:rPr>
          <w:t>10.1164/rccm.201111-2025OC</w:t>
        </w:r>
      </w:hyperlink>
      <w:r>
        <w:rPr>
          <w:color w:val="1155CC"/>
          <w:sz w:val="20"/>
          <w:szCs w:val="20"/>
        </w:rPr>
        <w:t>.</w:t>
      </w:r>
      <w:r>
        <w:rPr>
          <w:color w:val="0071BC"/>
          <w:sz w:val="20"/>
          <w:szCs w:val="20"/>
        </w:rPr>
        <w:t xml:space="preserve"> </w:t>
      </w:r>
      <w:r>
        <w:rPr>
          <w:color w:val="212121"/>
          <w:sz w:val="20"/>
          <w:szCs w:val="20"/>
        </w:rPr>
        <w:t xml:space="preserve">PMID: </w:t>
      </w:r>
      <w:hyperlink r:id="rId523">
        <w:r>
          <w:rPr>
            <w:color w:val="1155CC"/>
            <w:sz w:val="20"/>
            <w:szCs w:val="20"/>
            <w:u w:val="single"/>
          </w:rPr>
          <w:t>22492988</w:t>
        </w:r>
      </w:hyperlink>
      <w:r>
        <w:rPr>
          <w:color w:val="212121"/>
          <w:sz w:val="20"/>
          <w:szCs w:val="20"/>
        </w:rPr>
        <w:t xml:space="preserve">. </w:t>
      </w:r>
    </w:p>
    <w:p w14:paraId="0D4B4713" w14:textId="77777777" w:rsidR="00327D66" w:rsidRDefault="00C932BA">
      <w:pPr>
        <w:numPr>
          <w:ilvl w:val="0"/>
          <w:numId w:val="16"/>
        </w:numPr>
      </w:pPr>
      <w:r>
        <w:rPr>
          <w:sz w:val="20"/>
          <w:szCs w:val="20"/>
        </w:rPr>
        <w:t xml:space="preserve">Nates JL, Nunnally M, </w:t>
      </w:r>
      <w:proofErr w:type="spellStart"/>
      <w:r>
        <w:rPr>
          <w:sz w:val="20"/>
          <w:szCs w:val="20"/>
        </w:rPr>
        <w:t>Kleinpell</w:t>
      </w:r>
      <w:proofErr w:type="spellEnd"/>
      <w:r>
        <w:rPr>
          <w:sz w:val="20"/>
          <w:szCs w:val="20"/>
        </w:rPr>
        <w:t xml:space="preserve"> R, et al. ICU Admission, Discharge, and Triage Guidelin</w:t>
      </w:r>
      <w:r>
        <w:rPr>
          <w:sz w:val="20"/>
          <w:szCs w:val="20"/>
        </w:rPr>
        <w:t xml:space="preserve">es: A Framework to Enhance Clinical Operations, Development of Institutional Policies, and Further Research. </w:t>
      </w:r>
      <w:proofErr w:type="spellStart"/>
      <w:r>
        <w:rPr>
          <w:i/>
          <w:sz w:val="20"/>
          <w:szCs w:val="20"/>
        </w:rPr>
        <w:t>Crit</w:t>
      </w:r>
      <w:proofErr w:type="spellEnd"/>
      <w:r>
        <w:rPr>
          <w:i/>
          <w:sz w:val="20"/>
          <w:szCs w:val="20"/>
        </w:rPr>
        <w:t xml:space="preserve"> Care Med.</w:t>
      </w:r>
      <w:r>
        <w:rPr>
          <w:sz w:val="20"/>
          <w:szCs w:val="20"/>
        </w:rPr>
        <w:t xml:space="preserve"> 2016 Aug;44(8):1553-602. DOI: </w:t>
      </w:r>
      <w:hyperlink r:id="rId524">
        <w:r>
          <w:rPr>
            <w:color w:val="1155CC"/>
            <w:sz w:val="20"/>
            <w:szCs w:val="20"/>
            <w:u w:val="single"/>
          </w:rPr>
          <w:t>10.1097/CCM.0000000000001856</w:t>
        </w:r>
      </w:hyperlink>
      <w:r>
        <w:rPr>
          <w:sz w:val="20"/>
          <w:szCs w:val="20"/>
        </w:rPr>
        <w:t xml:space="preserve">. PMID: </w:t>
      </w:r>
      <w:hyperlink r:id="rId525">
        <w:r>
          <w:rPr>
            <w:color w:val="1155CC"/>
            <w:sz w:val="20"/>
            <w:szCs w:val="20"/>
            <w:u w:val="single"/>
          </w:rPr>
          <w:t>27428118</w:t>
        </w:r>
      </w:hyperlink>
      <w:r>
        <w:rPr>
          <w:sz w:val="20"/>
          <w:szCs w:val="20"/>
        </w:rPr>
        <w:t>.</w:t>
      </w:r>
    </w:p>
    <w:p w14:paraId="1BF252A9" w14:textId="77777777" w:rsidR="00327D66" w:rsidRDefault="00C932BA">
      <w:pPr>
        <w:numPr>
          <w:ilvl w:val="0"/>
          <w:numId w:val="16"/>
        </w:numPr>
      </w:pPr>
      <w:r>
        <w:rPr>
          <w:sz w:val="20"/>
          <w:szCs w:val="20"/>
        </w:rPr>
        <w:t xml:space="preserve">National Health Commission &amp; State Administration of Traditional Chinese Medicine. Diagnosis and Treatment Protocol for Novel Coronavirus Pneumonia (Trial Version 7). Mar 3, 2020. </w:t>
      </w:r>
      <w:hyperlink r:id="rId526">
        <w:r>
          <w:rPr>
            <w:color w:val="1155CC"/>
            <w:sz w:val="20"/>
            <w:szCs w:val="20"/>
            <w:u w:val="single"/>
          </w:rPr>
          <w:t>http://busan.china-consulate.org/chn/zt/4/P020200310548447287942.pdf</w:t>
        </w:r>
      </w:hyperlink>
      <w:r>
        <w:rPr>
          <w:sz w:val="20"/>
          <w:szCs w:val="20"/>
        </w:rPr>
        <w:t xml:space="preserve">. </w:t>
      </w:r>
    </w:p>
    <w:p w14:paraId="3A59DE0F" w14:textId="77777777" w:rsidR="00327D66" w:rsidRDefault="00C932BA">
      <w:pPr>
        <w:numPr>
          <w:ilvl w:val="0"/>
          <w:numId w:val="16"/>
        </w:numPr>
      </w:pPr>
      <w:r>
        <w:rPr>
          <w:sz w:val="20"/>
          <w:szCs w:val="20"/>
        </w:rPr>
        <w:t>Nord JE, Shah PK, Rinaldi RZ, Weisman MH. Hydroxychloroquine cardiotoxicity in systemic lupus erythema</w:t>
      </w:r>
      <w:r>
        <w:rPr>
          <w:sz w:val="20"/>
          <w:szCs w:val="20"/>
        </w:rPr>
        <w:t xml:space="preserve">tosus: a report of 2 cases and review of the literature. </w:t>
      </w:r>
      <w:proofErr w:type="spellStart"/>
      <w:r>
        <w:rPr>
          <w:i/>
          <w:sz w:val="20"/>
          <w:szCs w:val="20"/>
        </w:rPr>
        <w:t>Semin</w:t>
      </w:r>
      <w:proofErr w:type="spellEnd"/>
      <w:r>
        <w:rPr>
          <w:i/>
          <w:sz w:val="20"/>
          <w:szCs w:val="20"/>
        </w:rPr>
        <w:t xml:space="preserve"> Arthritis Rheum.</w:t>
      </w:r>
      <w:r>
        <w:rPr>
          <w:sz w:val="20"/>
          <w:szCs w:val="20"/>
        </w:rPr>
        <w:t xml:space="preserve"> 2004;33(5):336-51. </w:t>
      </w:r>
      <w:r>
        <w:rPr>
          <w:color w:val="212121"/>
          <w:sz w:val="20"/>
          <w:szCs w:val="20"/>
        </w:rPr>
        <w:t xml:space="preserve">DOI: </w:t>
      </w:r>
      <w:hyperlink r:id="rId527">
        <w:r>
          <w:rPr>
            <w:color w:val="1155CC"/>
            <w:sz w:val="20"/>
            <w:szCs w:val="20"/>
            <w:u w:val="single"/>
          </w:rPr>
          <w:t>10.1016/j.semarthrit.2003.09.012</w:t>
        </w:r>
      </w:hyperlink>
      <w:r>
        <w:rPr>
          <w:color w:val="1155CC"/>
          <w:sz w:val="20"/>
          <w:szCs w:val="20"/>
        </w:rPr>
        <w:t xml:space="preserve">. </w:t>
      </w:r>
      <w:r>
        <w:rPr>
          <w:color w:val="212121"/>
          <w:sz w:val="20"/>
          <w:szCs w:val="20"/>
        </w:rPr>
        <w:t xml:space="preserve">PMID: </w:t>
      </w:r>
      <w:hyperlink r:id="rId528">
        <w:r>
          <w:rPr>
            <w:color w:val="1155CC"/>
            <w:sz w:val="20"/>
            <w:szCs w:val="20"/>
            <w:u w:val="single"/>
          </w:rPr>
          <w:t>15079764</w:t>
        </w:r>
      </w:hyperlink>
      <w:r>
        <w:rPr>
          <w:color w:val="212121"/>
          <w:sz w:val="20"/>
          <w:szCs w:val="20"/>
        </w:rPr>
        <w:t xml:space="preserve">. </w:t>
      </w:r>
      <w:r>
        <w:rPr>
          <w:color w:val="1155CC"/>
          <w:sz w:val="20"/>
          <w:szCs w:val="20"/>
        </w:rPr>
        <w:t xml:space="preserve"> </w:t>
      </w:r>
    </w:p>
    <w:p w14:paraId="24A8B5ED" w14:textId="77777777" w:rsidR="00327D66" w:rsidRDefault="00C932BA">
      <w:pPr>
        <w:numPr>
          <w:ilvl w:val="0"/>
          <w:numId w:val="16"/>
        </w:numPr>
      </w:pPr>
      <w:proofErr w:type="spellStart"/>
      <w:r>
        <w:rPr>
          <w:sz w:val="20"/>
          <w:szCs w:val="20"/>
        </w:rPr>
        <w:t>Olofsson</w:t>
      </w:r>
      <w:proofErr w:type="spellEnd"/>
      <w:r>
        <w:rPr>
          <w:sz w:val="20"/>
          <w:szCs w:val="20"/>
        </w:rPr>
        <w:t xml:space="preserve"> S, </w:t>
      </w:r>
      <w:proofErr w:type="spellStart"/>
      <w:r>
        <w:rPr>
          <w:sz w:val="20"/>
          <w:szCs w:val="20"/>
        </w:rPr>
        <w:t>Kumlin</w:t>
      </w:r>
      <w:proofErr w:type="spellEnd"/>
      <w:r>
        <w:rPr>
          <w:sz w:val="20"/>
          <w:szCs w:val="20"/>
        </w:rPr>
        <w:t xml:space="preserve"> U, Dimock K, </w:t>
      </w:r>
      <w:proofErr w:type="spellStart"/>
      <w:r>
        <w:rPr>
          <w:sz w:val="20"/>
          <w:szCs w:val="20"/>
        </w:rPr>
        <w:t>Arnberg</w:t>
      </w:r>
      <w:proofErr w:type="spellEnd"/>
      <w:r>
        <w:rPr>
          <w:sz w:val="20"/>
          <w:szCs w:val="20"/>
        </w:rPr>
        <w:t xml:space="preserve"> N. Avian influenza and sialic acid receptors: more than meets the eye? </w:t>
      </w:r>
      <w:r>
        <w:rPr>
          <w:i/>
          <w:sz w:val="20"/>
          <w:szCs w:val="20"/>
        </w:rPr>
        <w:t>Lancet Infect Dis.</w:t>
      </w:r>
      <w:r>
        <w:rPr>
          <w:sz w:val="20"/>
          <w:szCs w:val="20"/>
        </w:rPr>
        <w:t xml:space="preserve"> 2005;5(3):184-8. </w:t>
      </w:r>
      <w:r>
        <w:rPr>
          <w:color w:val="212121"/>
          <w:sz w:val="20"/>
          <w:szCs w:val="20"/>
        </w:rPr>
        <w:t xml:space="preserve">DOI: </w:t>
      </w:r>
      <w:hyperlink r:id="rId529">
        <w:r>
          <w:rPr>
            <w:color w:val="1155CC"/>
            <w:sz w:val="20"/>
            <w:szCs w:val="20"/>
            <w:u w:val="single"/>
          </w:rPr>
          <w:t>10.1016/</w:t>
        </w:r>
        <w:r>
          <w:rPr>
            <w:color w:val="1155CC"/>
            <w:sz w:val="20"/>
            <w:szCs w:val="20"/>
            <w:u w:val="single"/>
          </w:rPr>
          <w:t>S1473-3099(05)01311-3</w:t>
        </w:r>
      </w:hyperlink>
      <w:r>
        <w:rPr>
          <w:color w:val="1155CC"/>
          <w:sz w:val="20"/>
          <w:szCs w:val="20"/>
        </w:rPr>
        <w:t xml:space="preserve">. </w:t>
      </w:r>
      <w:r>
        <w:rPr>
          <w:color w:val="212121"/>
          <w:sz w:val="20"/>
          <w:szCs w:val="20"/>
        </w:rPr>
        <w:t xml:space="preserve">PMID: </w:t>
      </w:r>
      <w:hyperlink r:id="rId530">
        <w:r>
          <w:rPr>
            <w:color w:val="1155CC"/>
            <w:sz w:val="20"/>
            <w:szCs w:val="20"/>
            <w:u w:val="single"/>
          </w:rPr>
          <w:t>15766653</w:t>
        </w:r>
      </w:hyperlink>
      <w:r>
        <w:rPr>
          <w:color w:val="212121"/>
          <w:sz w:val="20"/>
          <w:szCs w:val="20"/>
        </w:rPr>
        <w:t xml:space="preserve">. </w:t>
      </w:r>
      <w:r>
        <w:rPr>
          <w:color w:val="0071BC"/>
          <w:sz w:val="20"/>
          <w:szCs w:val="20"/>
        </w:rPr>
        <w:t xml:space="preserve"> </w:t>
      </w:r>
    </w:p>
    <w:p w14:paraId="7757FBB8" w14:textId="77777777" w:rsidR="00327D66" w:rsidRDefault="00C932BA">
      <w:pPr>
        <w:numPr>
          <w:ilvl w:val="0"/>
          <w:numId w:val="16"/>
        </w:numPr>
        <w:rPr>
          <w:highlight w:val="white"/>
        </w:rPr>
      </w:pPr>
      <w:r>
        <w:rPr>
          <w:sz w:val="20"/>
          <w:szCs w:val="20"/>
          <w:highlight w:val="white"/>
        </w:rPr>
        <w:lastRenderedPageBreak/>
        <w:t xml:space="preserve">Penn Medicine Treatment Guidelines for SARS-CoV-2 Infection. Mar </w:t>
      </w:r>
      <w:proofErr w:type="gramStart"/>
      <w:r>
        <w:rPr>
          <w:sz w:val="20"/>
          <w:szCs w:val="20"/>
          <w:highlight w:val="white"/>
        </w:rPr>
        <w:t>14</w:t>
      </w:r>
      <w:proofErr w:type="gramEnd"/>
      <w:r>
        <w:rPr>
          <w:sz w:val="20"/>
          <w:szCs w:val="20"/>
          <w:highlight w:val="white"/>
        </w:rPr>
        <w:t xml:space="preserve"> 2020. Accessed Mar </w:t>
      </w:r>
      <w:proofErr w:type="gramStart"/>
      <w:r>
        <w:rPr>
          <w:sz w:val="20"/>
          <w:szCs w:val="20"/>
          <w:highlight w:val="white"/>
        </w:rPr>
        <w:t>18</w:t>
      </w:r>
      <w:proofErr w:type="gramEnd"/>
      <w:r>
        <w:rPr>
          <w:sz w:val="20"/>
          <w:szCs w:val="20"/>
          <w:highlight w:val="white"/>
        </w:rPr>
        <w:t xml:space="preserve"> 2020. </w:t>
      </w:r>
      <w:hyperlink r:id="rId531">
        <w:r>
          <w:rPr>
            <w:color w:val="1155CC"/>
            <w:sz w:val="20"/>
            <w:szCs w:val="20"/>
            <w:highlight w:val="white"/>
            <w:u w:val="single"/>
          </w:rPr>
          <w:t>http://www.uphs.upenn.edu/antibiotics/COVID19.html</w:t>
        </w:r>
      </w:hyperlink>
      <w:r>
        <w:rPr>
          <w:sz w:val="20"/>
          <w:szCs w:val="20"/>
          <w:highlight w:val="white"/>
        </w:rPr>
        <w:t>.</w:t>
      </w:r>
    </w:p>
    <w:p w14:paraId="0560ABA5" w14:textId="77777777" w:rsidR="00327D66" w:rsidRDefault="00C932BA">
      <w:pPr>
        <w:numPr>
          <w:ilvl w:val="0"/>
          <w:numId w:val="16"/>
        </w:numPr>
        <w:rPr>
          <w:highlight w:val="white"/>
        </w:rPr>
      </w:pPr>
      <w:proofErr w:type="spellStart"/>
      <w:r>
        <w:rPr>
          <w:color w:val="212121"/>
          <w:sz w:val="20"/>
          <w:szCs w:val="20"/>
          <w:highlight w:val="white"/>
        </w:rPr>
        <w:t>Rello</w:t>
      </w:r>
      <w:proofErr w:type="spellEnd"/>
      <w:r>
        <w:rPr>
          <w:color w:val="212121"/>
          <w:sz w:val="20"/>
          <w:szCs w:val="20"/>
          <w:highlight w:val="white"/>
        </w:rPr>
        <w:t xml:space="preserve"> J, Pérez M, Roca </w:t>
      </w:r>
      <w:r>
        <w:rPr>
          <w:sz w:val="20"/>
          <w:szCs w:val="20"/>
          <w:highlight w:val="white"/>
        </w:rPr>
        <w:t xml:space="preserve">O, </w:t>
      </w:r>
      <w:proofErr w:type="spellStart"/>
      <w:r>
        <w:rPr>
          <w:sz w:val="20"/>
          <w:szCs w:val="20"/>
          <w:highlight w:val="white"/>
        </w:rPr>
        <w:t>Poulakou</w:t>
      </w:r>
      <w:proofErr w:type="spellEnd"/>
      <w:r>
        <w:rPr>
          <w:sz w:val="20"/>
          <w:szCs w:val="20"/>
          <w:highlight w:val="white"/>
        </w:rPr>
        <w:t xml:space="preserve"> G, </w:t>
      </w:r>
      <w:proofErr w:type="spellStart"/>
      <w:r>
        <w:rPr>
          <w:sz w:val="20"/>
          <w:szCs w:val="20"/>
          <w:highlight w:val="white"/>
        </w:rPr>
        <w:t>Souto</w:t>
      </w:r>
      <w:proofErr w:type="spellEnd"/>
      <w:r>
        <w:rPr>
          <w:sz w:val="20"/>
          <w:szCs w:val="20"/>
          <w:highlight w:val="white"/>
        </w:rPr>
        <w:t xml:space="preserve"> J, </w:t>
      </w:r>
      <w:proofErr w:type="spellStart"/>
      <w:r>
        <w:rPr>
          <w:sz w:val="20"/>
          <w:szCs w:val="20"/>
          <w:highlight w:val="white"/>
        </w:rPr>
        <w:t>Laborda</w:t>
      </w:r>
      <w:proofErr w:type="spellEnd"/>
      <w:r>
        <w:rPr>
          <w:sz w:val="20"/>
          <w:szCs w:val="20"/>
          <w:highlight w:val="white"/>
        </w:rPr>
        <w:t xml:space="preserve"> C, et al. </w:t>
      </w:r>
      <w:r>
        <w:rPr>
          <w:color w:val="212121"/>
          <w:sz w:val="20"/>
          <w:szCs w:val="20"/>
          <w:highlight w:val="white"/>
        </w:rPr>
        <w:t>High-flow nasal therapy in adults with severe acute respiratory infecti</w:t>
      </w:r>
      <w:r>
        <w:rPr>
          <w:color w:val="212121"/>
          <w:sz w:val="20"/>
          <w:szCs w:val="20"/>
          <w:highlight w:val="white"/>
        </w:rPr>
        <w:t xml:space="preserve">on: a cohort study in patients with 2009 influenza A/H1N1v. </w:t>
      </w:r>
      <w:r>
        <w:rPr>
          <w:i/>
          <w:color w:val="212121"/>
          <w:sz w:val="20"/>
          <w:szCs w:val="20"/>
        </w:rPr>
        <w:t xml:space="preserve">J </w:t>
      </w:r>
      <w:proofErr w:type="spellStart"/>
      <w:r>
        <w:rPr>
          <w:i/>
          <w:color w:val="212121"/>
          <w:sz w:val="20"/>
          <w:szCs w:val="20"/>
        </w:rPr>
        <w:t>Crit</w:t>
      </w:r>
      <w:proofErr w:type="spellEnd"/>
      <w:r>
        <w:rPr>
          <w:i/>
          <w:color w:val="212121"/>
          <w:sz w:val="20"/>
          <w:szCs w:val="20"/>
        </w:rPr>
        <w:t xml:space="preserve"> Care</w:t>
      </w:r>
      <w:r>
        <w:rPr>
          <w:color w:val="212121"/>
          <w:sz w:val="20"/>
          <w:szCs w:val="20"/>
          <w:highlight w:val="white"/>
        </w:rPr>
        <w:t xml:space="preserve">. 2012;27(5):434-9. DOI: </w:t>
      </w:r>
      <w:hyperlink r:id="rId532">
        <w:r>
          <w:rPr>
            <w:color w:val="1155CC"/>
            <w:sz w:val="20"/>
            <w:szCs w:val="20"/>
            <w:highlight w:val="white"/>
            <w:u w:val="single"/>
          </w:rPr>
          <w:t>10.1016/j.jcrc.2012.04.006</w:t>
        </w:r>
      </w:hyperlink>
      <w:r>
        <w:rPr>
          <w:color w:val="0071BC"/>
          <w:sz w:val="20"/>
          <w:szCs w:val="20"/>
          <w:highlight w:val="white"/>
        </w:rPr>
        <w:t xml:space="preserve">. </w:t>
      </w:r>
      <w:r>
        <w:rPr>
          <w:color w:val="212121"/>
          <w:sz w:val="20"/>
          <w:szCs w:val="20"/>
          <w:highlight w:val="white"/>
        </w:rPr>
        <w:t xml:space="preserve">PMID: </w:t>
      </w:r>
      <w:hyperlink r:id="rId533">
        <w:r>
          <w:rPr>
            <w:color w:val="1155CC"/>
            <w:sz w:val="20"/>
            <w:szCs w:val="20"/>
            <w:highlight w:val="white"/>
            <w:u w:val="single"/>
          </w:rPr>
          <w:t>22762937</w:t>
        </w:r>
      </w:hyperlink>
      <w:r>
        <w:rPr>
          <w:color w:val="212121"/>
          <w:sz w:val="20"/>
          <w:szCs w:val="20"/>
          <w:highlight w:val="white"/>
        </w:rPr>
        <w:t xml:space="preserve">. </w:t>
      </w:r>
      <w:r>
        <w:rPr>
          <w:color w:val="0071BC"/>
          <w:sz w:val="20"/>
          <w:szCs w:val="20"/>
          <w:highlight w:val="white"/>
        </w:rPr>
        <w:t xml:space="preserve">  </w:t>
      </w:r>
    </w:p>
    <w:p w14:paraId="68A59EB3" w14:textId="77777777" w:rsidR="00327D66" w:rsidRDefault="00C932BA">
      <w:pPr>
        <w:numPr>
          <w:ilvl w:val="0"/>
          <w:numId w:val="16"/>
        </w:numPr>
        <w:rPr>
          <w:highlight w:val="white"/>
        </w:rPr>
      </w:pPr>
      <w:proofErr w:type="spellStart"/>
      <w:r>
        <w:rPr>
          <w:sz w:val="20"/>
          <w:szCs w:val="20"/>
          <w:highlight w:val="white"/>
        </w:rPr>
        <w:t>Ruan</w:t>
      </w:r>
      <w:proofErr w:type="spellEnd"/>
      <w:r>
        <w:rPr>
          <w:sz w:val="20"/>
          <w:szCs w:val="20"/>
          <w:highlight w:val="white"/>
        </w:rPr>
        <w:t xml:space="preserve"> Q, Yang K, Wang W, et al. Clinical predictors of mortality due to COVID-19 based on an analysis of data of 150 patients from Wuhan, China. </w:t>
      </w:r>
      <w:r>
        <w:rPr>
          <w:i/>
          <w:sz w:val="20"/>
          <w:szCs w:val="20"/>
          <w:highlight w:val="white"/>
        </w:rPr>
        <w:t>Intensive Care Med</w:t>
      </w:r>
      <w:r>
        <w:rPr>
          <w:sz w:val="20"/>
          <w:szCs w:val="20"/>
          <w:highlight w:val="white"/>
        </w:rPr>
        <w:t xml:space="preserve">. 2020 Mar 3. DOI: </w:t>
      </w:r>
      <w:hyperlink r:id="rId534">
        <w:r>
          <w:rPr>
            <w:color w:val="1155CC"/>
            <w:sz w:val="20"/>
            <w:szCs w:val="20"/>
            <w:highlight w:val="white"/>
            <w:u w:val="single"/>
          </w:rPr>
          <w:t>10.1007/s00</w:t>
        </w:r>
        <w:r>
          <w:rPr>
            <w:color w:val="1155CC"/>
            <w:sz w:val="20"/>
            <w:szCs w:val="20"/>
            <w:highlight w:val="white"/>
            <w:u w:val="single"/>
          </w:rPr>
          <w:t>134-020-05991-x</w:t>
        </w:r>
      </w:hyperlink>
      <w:r>
        <w:rPr>
          <w:sz w:val="20"/>
          <w:szCs w:val="20"/>
          <w:highlight w:val="white"/>
        </w:rPr>
        <w:t xml:space="preserve">. PMID: </w:t>
      </w:r>
      <w:hyperlink r:id="rId535">
        <w:r>
          <w:rPr>
            <w:color w:val="1155CC"/>
            <w:sz w:val="20"/>
            <w:szCs w:val="20"/>
            <w:highlight w:val="white"/>
            <w:u w:val="single"/>
          </w:rPr>
          <w:t>32125452</w:t>
        </w:r>
      </w:hyperlink>
      <w:r>
        <w:rPr>
          <w:sz w:val="20"/>
          <w:szCs w:val="20"/>
          <w:highlight w:val="white"/>
        </w:rPr>
        <w:t>.</w:t>
      </w:r>
    </w:p>
    <w:p w14:paraId="34C616FD" w14:textId="77777777" w:rsidR="00327D66" w:rsidRDefault="00C932BA">
      <w:pPr>
        <w:numPr>
          <w:ilvl w:val="0"/>
          <w:numId w:val="16"/>
        </w:numPr>
        <w:rPr>
          <w:highlight w:val="white"/>
        </w:rPr>
      </w:pPr>
      <w:r>
        <w:rPr>
          <w:sz w:val="20"/>
          <w:szCs w:val="20"/>
          <w:highlight w:val="white"/>
        </w:rPr>
        <w:t xml:space="preserve">Rubin DB, Danish HH, Ali AB, et al. Neurological toxicities associated with chimeric antigen receptor T-cell therapy. </w:t>
      </w:r>
      <w:r>
        <w:rPr>
          <w:i/>
          <w:sz w:val="20"/>
          <w:szCs w:val="20"/>
          <w:highlight w:val="white"/>
        </w:rPr>
        <w:t>Brain</w:t>
      </w:r>
      <w:r>
        <w:rPr>
          <w:sz w:val="20"/>
          <w:szCs w:val="20"/>
          <w:highlight w:val="white"/>
        </w:rPr>
        <w:t xml:space="preserve">. 2019;142(5):1334-1348. DOI: </w:t>
      </w:r>
      <w:hyperlink r:id="rId536">
        <w:r>
          <w:rPr>
            <w:color w:val="1155CC"/>
            <w:sz w:val="20"/>
            <w:szCs w:val="20"/>
            <w:highlight w:val="white"/>
            <w:u w:val="single"/>
          </w:rPr>
          <w:t>10.1093/brain/awz053</w:t>
        </w:r>
      </w:hyperlink>
      <w:r>
        <w:rPr>
          <w:sz w:val="20"/>
          <w:szCs w:val="20"/>
          <w:highlight w:val="white"/>
        </w:rPr>
        <w:t xml:space="preserve">. PMID: </w:t>
      </w:r>
      <w:hyperlink r:id="rId537">
        <w:r>
          <w:rPr>
            <w:color w:val="1155CC"/>
            <w:sz w:val="20"/>
            <w:szCs w:val="20"/>
            <w:highlight w:val="white"/>
            <w:u w:val="single"/>
          </w:rPr>
          <w:t>30891590</w:t>
        </w:r>
      </w:hyperlink>
      <w:r>
        <w:rPr>
          <w:sz w:val="20"/>
          <w:szCs w:val="20"/>
          <w:highlight w:val="white"/>
        </w:rPr>
        <w:t>.</w:t>
      </w:r>
    </w:p>
    <w:p w14:paraId="2E6CB935" w14:textId="77777777" w:rsidR="00327D66" w:rsidRDefault="00C932BA">
      <w:pPr>
        <w:numPr>
          <w:ilvl w:val="0"/>
          <w:numId w:val="16"/>
        </w:numPr>
        <w:rPr>
          <w:highlight w:val="white"/>
        </w:rPr>
      </w:pPr>
      <w:proofErr w:type="spellStart"/>
      <w:r>
        <w:rPr>
          <w:sz w:val="20"/>
          <w:szCs w:val="20"/>
        </w:rPr>
        <w:t>Sandau</w:t>
      </w:r>
      <w:proofErr w:type="spellEnd"/>
      <w:r>
        <w:rPr>
          <w:sz w:val="20"/>
          <w:szCs w:val="20"/>
        </w:rPr>
        <w:t xml:space="preserve"> KE, Funk M, Auerbach A, </w:t>
      </w:r>
      <w:proofErr w:type="spellStart"/>
      <w:r>
        <w:rPr>
          <w:sz w:val="20"/>
          <w:szCs w:val="20"/>
        </w:rPr>
        <w:t>Barsness</w:t>
      </w:r>
      <w:proofErr w:type="spellEnd"/>
      <w:r>
        <w:rPr>
          <w:sz w:val="20"/>
          <w:szCs w:val="20"/>
        </w:rPr>
        <w:t xml:space="preserve"> GW, Blum K, </w:t>
      </w:r>
      <w:proofErr w:type="spellStart"/>
      <w:r>
        <w:rPr>
          <w:sz w:val="20"/>
          <w:szCs w:val="20"/>
        </w:rPr>
        <w:t>Cvach</w:t>
      </w:r>
      <w:proofErr w:type="spellEnd"/>
      <w:r>
        <w:rPr>
          <w:sz w:val="20"/>
          <w:szCs w:val="20"/>
        </w:rPr>
        <w:t xml:space="preserve"> M, et al. Update to Practice Standards f</w:t>
      </w:r>
      <w:r>
        <w:rPr>
          <w:sz w:val="20"/>
          <w:szCs w:val="20"/>
        </w:rPr>
        <w:t xml:space="preserve">or Electrocardiographic Monitoring in Hospital Settings: A Scientific Statement </w:t>
      </w:r>
      <w:proofErr w:type="gramStart"/>
      <w:r>
        <w:rPr>
          <w:sz w:val="20"/>
          <w:szCs w:val="20"/>
        </w:rPr>
        <w:t>From</w:t>
      </w:r>
      <w:proofErr w:type="gramEnd"/>
      <w:r>
        <w:rPr>
          <w:sz w:val="20"/>
          <w:szCs w:val="20"/>
        </w:rPr>
        <w:t xml:space="preserve"> the American Heart Association. </w:t>
      </w:r>
      <w:r>
        <w:rPr>
          <w:i/>
          <w:sz w:val="20"/>
          <w:szCs w:val="20"/>
        </w:rPr>
        <w:t>Circulation.</w:t>
      </w:r>
      <w:r>
        <w:rPr>
          <w:sz w:val="20"/>
          <w:szCs w:val="20"/>
        </w:rPr>
        <w:t xml:space="preserve"> 2017;136(19</w:t>
      </w:r>
      <w:proofErr w:type="gramStart"/>
      <w:r>
        <w:rPr>
          <w:sz w:val="20"/>
          <w:szCs w:val="20"/>
        </w:rPr>
        <w:t>):e</w:t>
      </w:r>
      <w:proofErr w:type="gramEnd"/>
      <w:r>
        <w:rPr>
          <w:sz w:val="20"/>
          <w:szCs w:val="20"/>
        </w:rPr>
        <w:t xml:space="preserve">273-e344. </w:t>
      </w:r>
      <w:r>
        <w:rPr>
          <w:color w:val="212121"/>
          <w:sz w:val="20"/>
          <w:szCs w:val="20"/>
        </w:rPr>
        <w:t xml:space="preserve">DOI: </w:t>
      </w:r>
      <w:hyperlink r:id="rId538">
        <w:r>
          <w:rPr>
            <w:color w:val="1155CC"/>
            <w:sz w:val="20"/>
            <w:szCs w:val="20"/>
            <w:u w:val="single"/>
          </w:rPr>
          <w:t>10.1161/CIR.0000000000000527</w:t>
        </w:r>
      </w:hyperlink>
      <w:r>
        <w:rPr>
          <w:color w:val="1155CC"/>
          <w:sz w:val="20"/>
          <w:szCs w:val="20"/>
        </w:rPr>
        <w:t xml:space="preserve">. </w:t>
      </w:r>
      <w:r>
        <w:rPr>
          <w:color w:val="212121"/>
          <w:sz w:val="20"/>
          <w:szCs w:val="20"/>
        </w:rPr>
        <w:t xml:space="preserve">PMID: </w:t>
      </w:r>
      <w:hyperlink r:id="rId539">
        <w:r>
          <w:rPr>
            <w:color w:val="1155CC"/>
            <w:sz w:val="20"/>
            <w:szCs w:val="20"/>
            <w:u w:val="single"/>
          </w:rPr>
          <w:t>28974521</w:t>
        </w:r>
      </w:hyperlink>
      <w:r>
        <w:rPr>
          <w:color w:val="212121"/>
          <w:sz w:val="20"/>
          <w:szCs w:val="20"/>
        </w:rPr>
        <w:t xml:space="preserve">. </w:t>
      </w:r>
      <w:r>
        <w:rPr>
          <w:color w:val="0071BC"/>
          <w:sz w:val="20"/>
          <w:szCs w:val="20"/>
        </w:rPr>
        <w:t xml:space="preserve"> </w:t>
      </w:r>
    </w:p>
    <w:p w14:paraId="1C0A032B" w14:textId="77777777" w:rsidR="00327D66" w:rsidRDefault="00C932BA">
      <w:pPr>
        <w:numPr>
          <w:ilvl w:val="0"/>
          <w:numId w:val="16"/>
        </w:numPr>
        <w:rPr>
          <w:highlight w:val="white"/>
        </w:rPr>
      </w:pPr>
      <w:r>
        <w:rPr>
          <w:sz w:val="20"/>
          <w:szCs w:val="20"/>
        </w:rPr>
        <w:t xml:space="preserve">Savarino A, Lucia MB, </w:t>
      </w:r>
      <w:proofErr w:type="spellStart"/>
      <w:r>
        <w:rPr>
          <w:sz w:val="20"/>
          <w:szCs w:val="20"/>
        </w:rPr>
        <w:t>Rastrelli</w:t>
      </w:r>
      <w:proofErr w:type="spellEnd"/>
      <w:r>
        <w:rPr>
          <w:sz w:val="20"/>
          <w:szCs w:val="20"/>
        </w:rPr>
        <w:t xml:space="preserve"> E, </w:t>
      </w:r>
      <w:proofErr w:type="spellStart"/>
      <w:r>
        <w:rPr>
          <w:sz w:val="20"/>
          <w:szCs w:val="20"/>
        </w:rPr>
        <w:t>Rutella</w:t>
      </w:r>
      <w:proofErr w:type="spellEnd"/>
      <w:r>
        <w:rPr>
          <w:sz w:val="20"/>
          <w:szCs w:val="20"/>
        </w:rPr>
        <w:t xml:space="preserve"> S, </w:t>
      </w:r>
      <w:proofErr w:type="spellStart"/>
      <w:r>
        <w:rPr>
          <w:sz w:val="20"/>
          <w:szCs w:val="20"/>
        </w:rPr>
        <w:t>Golotta</w:t>
      </w:r>
      <w:proofErr w:type="spellEnd"/>
      <w:r>
        <w:rPr>
          <w:sz w:val="20"/>
          <w:szCs w:val="20"/>
        </w:rPr>
        <w:t xml:space="preserve"> C, </w:t>
      </w:r>
      <w:proofErr w:type="spellStart"/>
      <w:r>
        <w:rPr>
          <w:sz w:val="20"/>
          <w:szCs w:val="20"/>
        </w:rPr>
        <w:t>Morra</w:t>
      </w:r>
      <w:proofErr w:type="spellEnd"/>
      <w:r>
        <w:rPr>
          <w:sz w:val="20"/>
          <w:szCs w:val="20"/>
        </w:rPr>
        <w:t xml:space="preserve"> E, et al. Anti-HIV effects of chloroquine: inhibition of viral particle glycosylation and synergism with proteas</w:t>
      </w:r>
      <w:r>
        <w:rPr>
          <w:sz w:val="20"/>
          <w:szCs w:val="20"/>
        </w:rPr>
        <w:t xml:space="preserve">e inhibitors. </w:t>
      </w:r>
      <w:r>
        <w:rPr>
          <w:i/>
          <w:sz w:val="20"/>
          <w:szCs w:val="20"/>
        </w:rPr>
        <w:t xml:space="preserve">J </w:t>
      </w:r>
      <w:proofErr w:type="spellStart"/>
      <w:r>
        <w:rPr>
          <w:i/>
          <w:sz w:val="20"/>
          <w:szCs w:val="20"/>
        </w:rPr>
        <w:t>Acquir</w:t>
      </w:r>
      <w:proofErr w:type="spellEnd"/>
      <w:r>
        <w:rPr>
          <w:i/>
          <w:sz w:val="20"/>
          <w:szCs w:val="20"/>
        </w:rPr>
        <w:t xml:space="preserve"> Immune </w:t>
      </w:r>
      <w:proofErr w:type="spellStart"/>
      <w:r>
        <w:rPr>
          <w:i/>
          <w:sz w:val="20"/>
          <w:szCs w:val="20"/>
        </w:rPr>
        <w:t>Defic</w:t>
      </w:r>
      <w:proofErr w:type="spellEnd"/>
      <w:r>
        <w:rPr>
          <w:i/>
          <w:sz w:val="20"/>
          <w:szCs w:val="20"/>
        </w:rPr>
        <w:t xml:space="preserve"> </w:t>
      </w:r>
      <w:proofErr w:type="spellStart"/>
      <w:r>
        <w:rPr>
          <w:i/>
          <w:sz w:val="20"/>
          <w:szCs w:val="20"/>
        </w:rPr>
        <w:t>Syndr</w:t>
      </w:r>
      <w:proofErr w:type="spellEnd"/>
      <w:r>
        <w:rPr>
          <w:i/>
          <w:sz w:val="20"/>
          <w:szCs w:val="20"/>
        </w:rPr>
        <w:t>.</w:t>
      </w:r>
      <w:r>
        <w:rPr>
          <w:sz w:val="20"/>
          <w:szCs w:val="20"/>
        </w:rPr>
        <w:t xml:space="preserve"> 2004;35(3):223-32. </w:t>
      </w:r>
      <w:r>
        <w:rPr>
          <w:color w:val="212121"/>
          <w:sz w:val="20"/>
          <w:szCs w:val="20"/>
        </w:rPr>
        <w:t>DOI:</w:t>
      </w:r>
      <w:r>
        <w:rPr>
          <w:color w:val="1155CC"/>
          <w:sz w:val="20"/>
          <w:szCs w:val="20"/>
        </w:rPr>
        <w:t xml:space="preserve"> </w:t>
      </w:r>
      <w:hyperlink r:id="rId540">
        <w:r>
          <w:rPr>
            <w:color w:val="1155CC"/>
            <w:sz w:val="20"/>
            <w:szCs w:val="20"/>
            <w:u w:val="single"/>
          </w:rPr>
          <w:t>10.1097/00126334-200403010-00002</w:t>
        </w:r>
      </w:hyperlink>
      <w:r>
        <w:rPr>
          <w:color w:val="1155CC"/>
          <w:sz w:val="20"/>
          <w:szCs w:val="20"/>
        </w:rPr>
        <w:t xml:space="preserve">. </w:t>
      </w:r>
      <w:r>
        <w:rPr>
          <w:color w:val="212121"/>
          <w:sz w:val="20"/>
          <w:szCs w:val="20"/>
        </w:rPr>
        <w:t xml:space="preserve">PMID: </w:t>
      </w:r>
      <w:hyperlink r:id="rId541">
        <w:r>
          <w:rPr>
            <w:color w:val="1155CC"/>
            <w:sz w:val="20"/>
            <w:szCs w:val="20"/>
            <w:u w:val="single"/>
          </w:rPr>
          <w:t>15076236</w:t>
        </w:r>
      </w:hyperlink>
      <w:r>
        <w:rPr>
          <w:color w:val="212121"/>
          <w:sz w:val="20"/>
          <w:szCs w:val="20"/>
        </w:rPr>
        <w:t xml:space="preserve">. </w:t>
      </w:r>
    </w:p>
    <w:p w14:paraId="47284517" w14:textId="77777777" w:rsidR="00327D66" w:rsidRDefault="00C932BA">
      <w:pPr>
        <w:numPr>
          <w:ilvl w:val="0"/>
          <w:numId w:val="16"/>
        </w:numPr>
        <w:rPr>
          <w:color w:val="212121"/>
        </w:rPr>
      </w:pPr>
      <w:proofErr w:type="spellStart"/>
      <w:r>
        <w:rPr>
          <w:sz w:val="20"/>
          <w:szCs w:val="20"/>
        </w:rPr>
        <w:t>Schrez</w:t>
      </w:r>
      <w:r>
        <w:rPr>
          <w:sz w:val="20"/>
          <w:szCs w:val="20"/>
        </w:rPr>
        <w:t>enmeier</w:t>
      </w:r>
      <w:proofErr w:type="spellEnd"/>
      <w:r>
        <w:rPr>
          <w:sz w:val="20"/>
          <w:szCs w:val="20"/>
        </w:rPr>
        <w:t xml:space="preserve"> E, </w:t>
      </w:r>
      <w:proofErr w:type="spellStart"/>
      <w:r>
        <w:rPr>
          <w:sz w:val="20"/>
          <w:szCs w:val="20"/>
        </w:rPr>
        <w:t>Dörner</w:t>
      </w:r>
      <w:proofErr w:type="spellEnd"/>
      <w:r>
        <w:rPr>
          <w:sz w:val="20"/>
          <w:szCs w:val="20"/>
        </w:rPr>
        <w:t xml:space="preserve"> T. Mechanisms of action of hydroxychloroquine and chloroquine: implications for rheumatology. </w:t>
      </w:r>
      <w:r>
        <w:rPr>
          <w:i/>
          <w:sz w:val="20"/>
          <w:szCs w:val="20"/>
        </w:rPr>
        <w:t xml:space="preserve">Nat Rev </w:t>
      </w:r>
      <w:proofErr w:type="spellStart"/>
      <w:r>
        <w:rPr>
          <w:i/>
          <w:sz w:val="20"/>
          <w:szCs w:val="20"/>
        </w:rPr>
        <w:t>Rheumatol</w:t>
      </w:r>
      <w:proofErr w:type="spellEnd"/>
      <w:r>
        <w:rPr>
          <w:i/>
          <w:sz w:val="20"/>
          <w:szCs w:val="20"/>
        </w:rPr>
        <w:t>.</w:t>
      </w:r>
      <w:r>
        <w:rPr>
          <w:sz w:val="20"/>
          <w:szCs w:val="20"/>
        </w:rPr>
        <w:t xml:space="preserve"> 2020;16(3):155-66.</w:t>
      </w:r>
      <w:r>
        <w:rPr>
          <w:color w:val="212121"/>
          <w:sz w:val="20"/>
          <w:szCs w:val="20"/>
        </w:rPr>
        <w:t xml:space="preserve"> DOI: </w:t>
      </w:r>
      <w:hyperlink r:id="rId542">
        <w:r>
          <w:rPr>
            <w:color w:val="1155CC"/>
            <w:sz w:val="20"/>
            <w:szCs w:val="20"/>
            <w:u w:val="single"/>
          </w:rPr>
          <w:t>10.1038/s41584-020-0372-x</w:t>
        </w:r>
      </w:hyperlink>
      <w:r>
        <w:rPr>
          <w:color w:val="1155CC"/>
          <w:sz w:val="20"/>
          <w:szCs w:val="20"/>
        </w:rPr>
        <w:t xml:space="preserve">. </w:t>
      </w:r>
      <w:r>
        <w:rPr>
          <w:color w:val="212121"/>
          <w:sz w:val="20"/>
          <w:szCs w:val="20"/>
        </w:rPr>
        <w:t xml:space="preserve">PMID: </w:t>
      </w:r>
      <w:hyperlink r:id="rId543">
        <w:r>
          <w:rPr>
            <w:color w:val="1155CC"/>
            <w:sz w:val="20"/>
            <w:szCs w:val="20"/>
            <w:u w:val="single"/>
          </w:rPr>
          <w:t>32034323</w:t>
        </w:r>
      </w:hyperlink>
      <w:r>
        <w:rPr>
          <w:color w:val="212121"/>
          <w:sz w:val="20"/>
          <w:szCs w:val="20"/>
        </w:rPr>
        <w:t xml:space="preserve">. </w:t>
      </w:r>
      <w:r>
        <w:rPr>
          <w:color w:val="0071BC"/>
          <w:sz w:val="20"/>
          <w:szCs w:val="20"/>
        </w:rPr>
        <w:t xml:space="preserve"> </w:t>
      </w:r>
    </w:p>
    <w:p w14:paraId="6EEF4D3B" w14:textId="77777777" w:rsidR="00327D66" w:rsidRDefault="00C932BA">
      <w:pPr>
        <w:numPr>
          <w:ilvl w:val="0"/>
          <w:numId w:val="16"/>
        </w:numPr>
        <w:rPr>
          <w:highlight w:val="white"/>
        </w:rPr>
      </w:pPr>
      <w:r>
        <w:rPr>
          <w:sz w:val="20"/>
          <w:szCs w:val="20"/>
        </w:rPr>
        <w:t xml:space="preserve">Shah, N. Higher co-infection rates in COVID19. </w:t>
      </w:r>
      <w:r>
        <w:rPr>
          <w:i/>
          <w:sz w:val="20"/>
          <w:szCs w:val="20"/>
        </w:rPr>
        <w:t>Medium.</w:t>
      </w:r>
      <w:r>
        <w:rPr>
          <w:sz w:val="20"/>
          <w:szCs w:val="20"/>
        </w:rPr>
        <w:t xml:space="preserve"> Mar 18, 2020. </w:t>
      </w:r>
      <w:hyperlink r:id="rId544">
        <w:r>
          <w:rPr>
            <w:color w:val="1155CC"/>
            <w:sz w:val="20"/>
            <w:szCs w:val="20"/>
            <w:u w:val="single"/>
          </w:rPr>
          <w:t>https://medium.com/@niga</w:t>
        </w:r>
        <w:r>
          <w:rPr>
            <w:color w:val="1155CC"/>
            <w:sz w:val="20"/>
            <w:szCs w:val="20"/>
            <w:u w:val="single"/>
          </w:rPr>
          <w:t>m/higher-co-infection-rates-in-covid19-b24965088333</w:t>
        </w:r>
      </w:hyperlink>
      <w:r>
        <w:rPr>
          <w:sz w:val="20"/>
          <w:szCs w:val="20"/>
        </w:rPr>
        <w:t>.</w:t>
      </w:r>
    </w:p>
    <w:p w14:paraId="6D72D461" w14:textId="77777777" w:rsidR="00327D66" w:rsidRDefault="00C932BA">
      <w:pPr>
        <w:numPr>
          <w:ilvl w:val="0"/>
          <w:numId w:val="16"/>
        </w:numPr>
        <w:rPr>
          <w:highlight w:val="white"/>
        </w:rPr>
      </w:pPr>
      <w:proofErr w:type="spellStart"/>
      <w:r>
        <w:rPr>
          <w:sz w:val="20"/>
          <w:szCs w:val="20"/>
          <w:highlight w:val="white"/>
        </w:rPr>
        <w:t>Shahpori</w:t>
      </w:r>
      <w:proofErr w:type="spellEnd"/>
      <w:r>
        <w:rPr>
          <w:sz w:val="20"/>
          <w:szCs w:val="20"/>
          <w:highlight w:val="white"/>
        </w:rPr>
        <w:t xml:space="preserve"> R, </w:t>
      </w:r>
      <w:proofErr w:type="spellStart"/>
      <w:r>
        <w:rPr>
          <w:sz w:val="20"/>
          <w:szCs w:val="20"/>
          <w:highlight w:val="white"/>
        </w:rPr>
        <w:t>Stelfox</w:t>
      </w:r>
      <w:proofErr w:type="spellEnd"/>
      <w:r>
        <w:rPr>
          <w:sz w:val="20"/>
          <w:szCs w:val="20"/>
          <w:highlight w:val="white"/>
        </w:rPr>
        <w:t xml:space="preserve"> HT, Doig CJ, </w:t>
      </w:r>
      <w:proofErr w:type="spellStart"/>
      <w:r>
        <w:rPr>
          <w:sz w:val="20"/>
          <w:szCs w:val="20"/>
          <w:highlight w:val="white"/>
        </w:rPr>
        <w:t>Boiteau</w:t>
      </w:r>
      <w:proofErr w:type="spellEnd"/>
      <w:r>
        <w:rPr>
          <w:sz w:val="20"/>
          <w:szCs w:val="20"/>
          <w:highlight w:val="white"/>
        </w:rPr>
        <w:t xml:space="preserve"> PJ, </w:t>
      </w:r>
      <w:proofErr w:type="spellStart"/>
      <w:r>
        <w:rPr>
          <w:sz w:val="20"/>
          <w:szCs w:val="20"/>
          <w:highlight w:val="white"/>
        </w:rPr>
        <w:t>Zygun</w:t>
      </w:r>
      <w:proofErr w:type="spellEnd"/>
      <w:r>
        <w:rPr>
          <w:sz w:val="20"/>
          <w:szCs w:val="20"/>
          <w:highlight w:val="white"/>
        </w:rPr>
        <w:t xml:space="preserve"> DA. Sequential Organ Failure Assessment in H1N1 pandemic planning. </w:t>
      </w:r>
      <w:proofErr w:type="spellStart"/>
      <w:r>
        <w:rPr>
          <w:i/>
          <w:sz w:val="20"/>
          <w:szCs w:val="20"/>
          <w:highlight w:val="white"/>
        </w:rPr>
        <w:t>Crit</w:t>
      </w:r>
      <w:proofErr w:type="spellEnd"/>
      <w:r>
        <w:rPr>
          <w:i/>
          <w:sz w:val="20"/>
          <w:szCs w:val="20"/>
          <w:highlight w:val="white"/>
        </w:rPr>
        <w:t xml:space="preserve"> Care Med</w:t>
      </w:r>
      <w:r>
        <w:rPr>
          <w:sz w:val="20"/>
          <w:szCs w:val="20"/>
          <w:highlight w:val="white"/>
        </w:rPr>
        <w:t xml:space="preserve">. 2011 Apr;39(4):827-32. DOI: </w:t>
      </w:r>
      <w:hyperlink r:id="rId545">
        <w:r>
          <w:rPr>
            <w:color w:val="1155CC"/>
            <w:sz w:val="20"/>
            <w:szCs w:val="20"/>
            <w:highlight w:val="white"/>
            <w:u w:val="single"/>
          </w:rPr>
          <w:t>10.1097/CCM.0b013e318206d548</w:t>
        </w:r>
      </w:hyperlink>
      <w:r>
        <w:rPr>
          <w:sz w:val="20"/>
          <w:szCs w:val="20"/>
          <w:highlight w:val="white"/>
        </w:rPr>
        <w:t xml:space="preserve">. PMID: </w:t>
      </w:r>
      <w:hyperlink r:id="rId546">
        <w:r>
          <w:rPr>
            <w:color w:val="1155CC"/>
            <w:sz w:val="20"/>
            <w:szCs w:val="20"/>
            <w:highlight w:val="white"/>
            <w:u w:val="single"/>
          </w:rPr>
          <w:t>21263327</w:t>
        </w:r>
      </w:hyperlink>
      <w:r>
        <w:rPr>
          <w:sz w:val="20"/>
          <w:szCs w:val="20"/>
          <w:highlight w:val="white"/>
        </w:rPr>
        <w:t>.</w:t>
      </w:r>
    </w:p>
    <w:p w14:paraId="694A887E" w14:textId="77777777" w:rsidR="00327D66" w:rsidRDefault="00C932BA">
      <w:pPr>
        <w:numPr>
          <w:ilvl w:val="0"/>
          <w:numId w:val="16"/>
        </w:numPr>
        <w:rPr>
          <w:highlight w:val="white"/>
        </w:rPr>
      </w:pPr>
      <w:r>
        <w:rPr>
          <w:sz w:val="20"/>
          <w:szCs w:val="20"/>
          <w:highlight w:val="white"/>
        </w:rPr>
        <w:t xml:space="preserve">Silversides JA, Major E, Ferguson AJ, et al. Conservative fluid management or </w:t>
      </w:r>
      <w:proofErr w:type="spellStart"/>
      <w:r>
        <w:rPr>
          <w:sz w:val="20"/>
          <w:szCs w:val="20"/>
          <w:highlight w:val="white"/>
        </w:rPr>
        <w:t>deresuscitation</w:t>
      </w:r>
      <w:proofErr w:type="spellEnd"/>
      <w:r>
        <w:rPr>
          <w:sz w:val="20"/>
          <w:szCs w:val="20"/>
          <w:highlight w:val="white"/>
        </w:rPr>
        <w:t xml:space="preserve"> for patients with sepsis or acute respiratory distress syndrome following the resuscitation phase of critical illness: a systematic review and meta-analysis. </w:t>
      </w:r>
      <w:r>
        <w:rPr>
          <w:i/>
          <w:sz w:val="20"/>
          <w:szCs w:val="20"/>
          <w:highlight w:val="white"/>
        </w:rPr>
        <w:t>Inte</w:t>
      </w:r>
      <w:r>
        <w:rPr>
          <w:i/>
          <w:sz w:val="20"/>
          <w:szCs w:val="20"/>
          <w:highlight w:val="white"/>
        </w:rPr>
        <w:t>nsive Care Med</w:t>
      </w:r>
      <w:r>
        <w:rPr>
          <w:sz w:val="20"/>
          <w:szCs w:val="20"/>
          <w:highlight w:val="white"/>
        </w:rPr>
        <w:t xml:space="preserve">. 2017;43(2):155-170. DOI: </w:t>
      </w:r>
      <w:hyperlink r:id="rId547">
        <w:r>
          <w:rPr>
            <w:color w:val="1155CC"/>
            <w:sz w:val="20"/>
            <w:szCs w:val="20"/>
            <w:highlight w:val="white"/>
            <w:u w:val="single"/>
          </w:rPr>
          <w:t>10.1007/s00134-016-4573-3</w:t>
        </w:r>
      </w:hyperlink>
      <w:r>
        <w:rPr>
          <w:sz w:val="20"/>
          <w:szCs w:val="20"/>
          <w:highlight w:val="white"/>
        </w:rPr>
        <w:t xml:space="preserve">. PMID: </w:t>
      </w:r>
      <w:hyperlink r:id="rId548">
        <w:r>
          <w:rPr>
            <w:color w:val="1155CC"/>
            <w:sz w:val="20"/>
            <w:szCs w:val="20"/>
            <w:highlight w:val="white"/>
            <w:u w:val="single"/>
          </w:rPr>
          <w:t>27734109</w:t>
        </w:r>
      </w:hyperlink>
      <w:r>
        <w:rPr>
          <w:sz w:val="20"/>
          <w:szCs w:val="20"/>
          <w:highlight w:val="white"/>
        </w:rPr>
        <w:t>.</w:t>
      </w:r>
    </w:p>
    <w:p w14:paraId="6B634255" w14:textId="77777777" w:rsidR="00327D66" w:rsidRDefault="00C932BA">
      <w:pPr>
        <w:numPr>
          <w:ilvl w:val="0"/>
          <w:numId w:val="16"/>
        </w:numPr>
        <w:rPr>
          <w:highlight w:val="white"/>
        </w:rPr>
      </w:pPr>
      <w:r>
        <w:rPr>
          <w:sz w:val="20"/>
          <w:szCs w:val="20"/>
          <w:highlight w:val="white"/>
        </w:rPr>
        <w:t>Stockman LJ, Bellamy R, Garner P. SARS: system</w:t>
      </w:r>
      <w:r>
        <w:rPr>
          <w:sz w:val="20"/>
          <w:szCs w:val="20"/>
          <w:highlight w:val="white"/>
        </w:rPr>
        <w:t xml:space="preserve">atic review of treatment effects. </w:t>
      </w:r>
      <w:proofErr w:type="spellStart"/>
      <w:r>
        <w:rPr>
          <w:i/>
          <w:sz w:val="20"/>
          <w:szCs w:val="20"/>
          <w:highlight w:val="white"/>
        </w:rPr>
        <w:t>PLoS</w:t>
      </w:r>
      <w:proofErr w:type="spellEnd"/>
      <w:r>
        <w:rPr>
          <w:i/>
          <w:sz w:val="20"/>
          <w:szCs w:val="20"/>
          <w:highlight w:val="white"/>
        </w:rPr>
        <w:t xml:space="preserve"> Med.</w:t>
      </w:r>
      <w:r>
        <w:rPr>
          <w:sz w:val="20"/>
          <w:szCs w:val="20"/>
          <w:highlight w:val="white"/>
        </w:rPr>
        <w:t xml:space="preserve"> 2006;</w:t>
      </w:r>
      <w:proofErr w:type="gramStart"/>
      <w:r>
        <w:rPr>
          <w:sz w:val="20"/>
          <w:szCs w:val="20"/>
          <w:highlight w:val="white"/>
        </w:rPr>
        <w:t>3:e</w:t>
      </w:r>
      <w:proofErr w:type="gramEnd"/>
      <w:r>
        <w:rPr>
          <w:sz w:val="20"/>
          <w:szCs w:val="20"/>
          <w:highlight w:val="white"/>
        </w:rPr>
        <w:t xml:space="preserve">343. DOI: </w:t>
      </w:r>
      <w:hyperlink r:id="rId549">
        <w:r>
          <w:rPr>
            <w:color w:val="1155CC"/>
            <w:sz w:val="20"/>
            <w:szCs w:val="20"/>
            <w:highlight w:val="white"/>
            <w:u w:val="single"/>
          </w:rPr>
          <w:t>10.1371/journal.pmed.0030343</w:t>
        </w:r>
      </w:hyperlink>
      <w:r>
        <w:rPr>
          <w:sz w:val="20"/>
          <w:szCs w:val="20"/>
          <w:highlight w:val="white"/>
        </w:rPr>
        <w:t xml:space="preserve">. PMID: </w:t>
      </w:r>
      <w:hyperlink r:id="rId550">
        <w:r>
          <w:rPr>
            <w:color w:val="1155CC"/>
            <w:sz w:val="20"/>
            <w:szCs w:val="20"/>
            <w:highlight w:val="white"/>
            <w:u w:val="single"/>
          </w:rPr>
          <w:t>16968120</w:t>
        </w:r>
      </w:hyperlink>
      <w:r>
        <w:rPr>
          <w:sz w:val="20"/>
          <w:szCs w:val="20"/>
          <w:highlight w:val="white"/>
        </w:rPr>
        <w:t>.</w:t>
      </w:r>
    </w:p>
    <w:p w14:paraId="59F49AAF" w14:textId="77777777" w:rsidR="00327D66" w:rsidRDefault="00C932BA">
      <w:pPr>
        <w:numPr>
          <w:ilvl w:val="0"/>
          <w:numId w:val="16"/>
        </w:numPr>
        <w:rPr>
          <w:highlight w:val="white"/>
        </w:rPr>
      </w:pPr>
      <w:r>
        <w:rPr>
          <w:sz w:val="20"/>
          <w:szCs w:val="20"/>
          <w:highlight w:val="white"/>
        </w:rPr>
        <w:t xml:space="preserve">Stevenson LW, Perloff </w:t>
      </w:r>
      <w:r>
        <w:rPr>
          <w:sz w:val="20"/>
          <w:szCs w:val="20"/>
          <w:highlight w:val="white"/>
        </w:rPr>
        <w:t xml:space="preserve">JK. The limited reliability of physical signs for estimating hemodynamics in chronic heart failure. </w:t>
      </w:r>
      <w:r>
        <w:rPr>
          <w:i/>
          <w:sz w:val="20"/>
          <w:szCs w:val="20"/>
          <w:highlight w:val="white"/>
        </w:rPr>
        <w:t>JAMA</w:t>
      </w:r>
      <w:r>
        <w:rPr>
          <w:sz w:val="20"/>
          <w:szCs w:val="20"/>
          <w:highlight w:val="white"/>
        </w:rPr>
        <w:t xml:space="preserve">. 1989;261(6):884-8. DOI: </w:t>
      </w:r>
      <w:hyperlink r:id="rId551">
        <w:r>
          <w:rPr>
            <w:color w:val="1155CC"/>
            <w:sz w:val="20"/>
            <w:szCs w:val="20"/>
            <w:highlight w:val="white"/>
            <w:u w:val="single"/>
          </w:rPr>
          <w:t>10.1001/jama.1989.03420060100040</w:t>
        </w:r>
      </w:hyperlink>
      <w:r>
        <w:rPr>
          <w:sz w:val="20"/>
          <w:szCs w:val="20"/>
          <w:highlight w:val="white"/>
        </w:rPr>
        <w:t xml:space="preserve">. PMID: </w:t>
      </w:r>
      <w:hyperlink r:id="rId552">
        <w:r>
          <w:rPr>
            <w:color w:val="1155CC"/>
            <w:sz w:val="20"/>
            <w:szCs w:val="20"/>
            <w:highlight w:val="white"/>
            <w:u w:val="single"/>
          </w:rPr>
          <w:t>2913385</w:t>
        </w:r>
      </w:hyperlink>
      <w:r>
        <w:rPr>
          <w:sz w:val="20"/>
          <w:szCs w:val="20"/>
          <w:highlight w:val="white"/>
        </w:rPr>
        <w:t xml:space="preserve">. </w:t>
      </w:r>
    </w:p>
    <w:p w14:paraId="17DF0351" w14:textId="77777777" w:rsidR="00327D66" w:rsidRDefault="00C932BA">
      <w:pPr>
        <w:numPr>
          <w:ilvl w:val="0"/>
          <w:numId w:val="16"/>
        </w:numPr>
        <w:rPr>
          <w:highlight w:val="white"/>
        </w:rPr>
      </w:pPr>
      <w:r>
        <w:rPr>
          <w:sz w:val="20"/>
          <w:szCs w:val="20"/>
          <w:highlight w:val="white"/>
        </w:rPr>
        <w:t xml:space="preserve">Tang N, Li D, Wang X, Sun Z. Abnormal coagulation parameters are associated with poor prognosis in patients with novel coronavirus pneumonia. </w:t>
      </w:r>
      <w:r>
        <w:rPr>
          <w:i/>
          <w:sz w:val="20"/>
          <w:szCs w:val="20"/>
          <w:highlight w:val="white"/>
        </w:rPr>
        <w:t xml:space="preserve">J </w:t>
      </w:r>
      <w:proofErr w:type="spellStart"/>
      <w:r>
        <w:rPr>
          <w:i/>
          <w:sz w:val="20"/>
          <w:szCs w:val="20"/>
          <w:highlight w:val="white"/>
        </w:rPr>
        <w:t>Thromb</w:t>
      </w:r>
      <w:proofErr w:type="spellEnd"/>
      <w:r>
        <w:rPr>
          <w:i/>
          <w:sz w:val="20"/>
          <w:szCs w:val="20"/>
          <w:highlight w:val="white"/>
        </w:rPr>
        <w:t xml:space="preserve"> </w:t>
      </w:r>
      <w:proofErr w:type="spellStart"/>
      <w:r>
        <w:rPr>
          <w:i/>
          <w:sz w:val="20"/>
          <w:szCs w:val="20"/>
          <w:highlight w:val="white"/>
        </w:rPr>
        <w:t>Haemost</w:t>
      </w:r>
      <w:proofErr w:type="spellEnd"/>
      <w:r>
        <w:rPr>
          <w:sz w:val="20"/>
          <w:szCs w:val="20"/>
          <w:highlight w:val="white"/>
        </w:rPr>
        <w:t xml:space="preserve">. 2020 Feb. DOI: </w:t>
      </w:r>
      <w:hyperlink r:id="rId553">
        <w:r>
          <w:rPr>
            <w:color w:val="1155CC"/>
            <w:sz w:val="20"/>
            <w:szCs w:val="20"/>
            <w:highlight w:val="white"/>
            <w:u w:val="single"/>
          </w:rPr>
          <w:t>10.1111/jth.14768</w:t>
        </w:r>
      </w:hyperlink>
      <w:r>
        <w:rPr>
          <w:sz w:val="20"/>
          <w:szCs w:val="20"/>
          <w:highlight w:val="white"/>
        </w:rPr>
        <w:t xml:space="preserve">. PMID: </w:t>
      </w:r>
      <w:hyperlink r:id="rId554">
        <w:r>
          <w:rPr>
            <w:color w:val="1155CC"/>
            <w:sz w:val="20"/>
            <w:szCs w:val="20"/>
            <w:highlight w:val="white"/>
            <w:u w:val="single"/>
          </w:rPr>
          <w:t>32073213</w:t>
        </w:r>
      </w:hyperlink>
      <w:r>
        <w:rPr>
          <w:sz w:val="20"/>
          <w:szCs w:val="20"/>
          <w:highlight w:val="white"/>
        </w:rPr>
        <w:t>.</w:t>
      </w:r>
    </w:p>
    <w:p w14:paraId="618F08CD" w14:textId="77777777" w:rsidR="00327D66" w:rsidRDefault="00C932BA">
      <w:pPr>
        <w:numPr>
          <w:ilvl w:val="0"/>
          <w:numId w:val="16"/>
        </w:numPr>
        <w:rPr>
          <w:highlight w:val="white"/>
        </w:rPr>
      </w:pPr>
      <w:proofErr w:type="spellStart"/>
      <w:r>
        <w:rPr>
          <w:sz w:val="20"/>
          <w:szCs w:val="20"/>
        </w:rPr>
        <w:t>Touret</w:t>
      </w:r>
      <w:proofErr w:type="spellEnd"/>
      <w:r>
        <w:rPr>
          <w:sz w:val="20"/>
          <w:szCs w:val="20"/>
        </w:rPr>
        <w:t xml:space="preserve"> F, de </w:t>
      </w:r>
      <w:proofErr w:type="spellStart"/>
      <w:r>
        <w:rPr>
          <w:sz w:val="20"/>
          <w:szCs w:val="20"/>
        </w:rPr>
        <w:t>Lamballerie</w:t>
      </w:r>
      <w:proofErr w:type="spellEnd"/>
      <w:r>
        <w:rPr>
          <w:sz w:val="20"/>
          <w:szCs w:val="20"/>
        </w:rPr>
        <w:t xml:space="preserve"> X. Of chloroquine and COVID-19. </w:t>
      </w:r>
      <w:r>
        <w:rPr>
          <w:i/>
          <w:sz w:val="20"/>
          <w:szCs w:val="20"/>
        </w:rPr>
        <w:t>Antiviral Res.</w:t>
      </w:r>
      <w:r>
        <w:rPr>
          <w:sz w:val="20"/>
          <w:szCs w:val="20"/>
        </w:rPr>
        <w:t xml:space="preserve"> </w:t>
      </w:r>
      <w:proofErr w:type="gramStart"/>
      <w:r>
        <w:rPr>
          <w:sz w:val="20"/>
          <w:szCs w:val="20"/>
        </w:rPr>
        <w:t>2020;177:104762</w:t>
      </w:r>
      <w:proofErr w:type="gramEnd"/>
      <w:r>
        <w:rPr>
          <w:sz w:val="20"/>
          <w:szCs w:val="20"/>
        </w:rPr>
        <w:t xml:space="preserve">. </w:t>
      </w:r>
      <w:r>
        <w:rPr>
          <w:color w:val="212121"/>
          <w:sz w:val="20"/>
          <w:szCs w:val="20"/>
        </w:rPr>
        <w:t xml:space="preserve">DOI: </w:t>
      </w:r>
      <w:hyperlink r:id="rId555">
        <w:r>
          <w:rPr>
            <w:color w:val="1155CC"/>
            <w:sz w:val="20"/>
            <w:szCs w:val="20"/>
            <w:u w:val="single"/>
          </w:rPr>
          <w:t>10.1016/j.antiviral.2020.104762</w:t>
        </w:r>
      </w:hyperlink>
      <w:r>
        <w:rPr>
          <w:color w:val="1155CC"/>
          <w:sz w:val="20"/>
          <w:szCs w:val="20"/>
        </w:rPr>
        <w:t xml:space="preserve">. </w:t>
      </w:r>
      <w:r>
        <w:rPr>
          <w:color w:val="212121"/>
          <w:sz w:val="20"/>
          <w:szCs w:val="20"/>
        </w:rPr>
        <w:t xml:space="preserve">PMID: </w:t>
      </w:r>
      <w:hyperlink r:id="rId556">
        <w:r>
          <w:rPr>
            <w:color w:val="1155CC"/>
            <w:sz w:val="20"/>
            <w:szCs w:val="20"/>
            <w:u w:val="single"/>
          </w:rPr>
          <w:t>32147496</w:t>
        </w:r>
      </w:hyperlink>
      <w:r>
        <w:rPr>
          <w:color w:val="212121"/>
          <w:sz w:val="20"/>
          <w:szCs w:val="20"/>
        </w:rPr>
        <w:t>.</w:t>
      </w:r>
    </w:p>
    <w:p w14:paraId="47517A29" w14:textId="77777777" w:rsidR="00327D66" w:rsidRDefault="00C932BA">
      <w:pPr>
        <w:numPr>
          <w:ilvl w:val="0"/>
          <w:numId w:val="16"/>
        </w:numPr>
        <w:rPr>
          <w:highlight w:val="white"/>
        </w:rPr>
      </w:pPr>
      <w:r>
        <w:rPr>
          <w:sz w:val="20"/>
          <w:szCs w:val="20"/>
          <w:highlight w:val="white"/>
        </w:rPr>
        <w:t xml:space="preserve">Tran K, Cimon K, Severn M, Pessoa-Silva CL, Conly J. Aerosol generating procedures and risk of transmission of acute respiratory infections to healthcare workers: A systematic review. </w:t>
      </w:r>
      <w:proofErr w:type="spellStart"/>
      <w:r>
        <w:rPr>
          <w:i/>
          <w:sz w:val="20"/>
          <w:szCs w:val="20"/>
          <w:highlight w:val="white"/>
        </w:rPr>
        <w:t>PLoS</w:t>
      </w:r>
      <w:proofErr w:type="spellEnd"/>
      <w:r>
        <w:rPr>
          <w:i/>
          <w:sz w:val="20"/>
          <w:szCs w:val="20"/>
          <w:highlight w:val="white"/>
        </w:rPr>
        <w:t xml:space="preserve"> One.</w:t>
      </w:r>
      <w:r>
        <w:rPr>
          <w:sz w:val="20"/>
          <w:szCs w:val="20"/>
          <w:highlight w:val="white"/>
        </w:rPr>
        <w:t xml:space="preserve"> 2012;7(4). DOI: </w:t>
      </w:r>
      <w:hyperlink r:id="rId557">
        <w:r>
          <w:rPr>
            <w:color w:val="1155CC"/>
            <w:sz w:val="20"/>
            <w:szCs w:val="20"/>
            <w:highlight w:val="white"/>
            <w:u w:val="single"/>
          </w:rPr>
          <w:t>10.1371/journal.pone.0035797</w:t>
        </w:r>
      </w:hyperlink>
      <w:r>
        <w:rPr>
          <w:sz w:val="20"/>
          <w:szCs w:val="20"/>
          <w:highlight w:val="white"/>
        </w:rPr>
        <w:t xml:space="preserve">. PMID: </w:t>
      </w:r>
      <w:hyperlink r:id="rId558">
        <w:r>
          <w:rPr>
            <w:color w:val="1155CC"/>
            <w:sz w:val="20"/>
            <w:szCs w:val="20"/>
            <w:highlight w:val="white"/>
            <w:u w:val="single"/>
          </w:rPr>
          <w:t>22563403</w:t>
        </w:r>
      </w:hyperlink>
      <w:r>
        <w:rPr>
          <w:sz w:val="20"/>
          <w:szCs w:val="20"/>
          <w:highlight w:val="white"/>
        </w:rPr>
        <w:t>.</w:t>
      </w:r>
    </w:p>
    <w:p w14:paraId="1BC860FF" w14:textId="77777777" w:rsidR="00327D66" w:rsidRDefault="00C932BA">
      <w:pPr>
        <w:numPr>
          <w:ilvl w:val="0"/>
          <w:numId w:val="16"/>
        </w:numPr>
        <w:rPr>
          <w:highlight w:val="white"/>
        </w:rPr>
      </w:pPr>
      <w:proofErr w:type="spellStart"/>
      <w:r>
        <w:rPr>
          <w:sz w:val="20"/>
          <w:szCs w:val="20"/>
          <w:highlight w:val="white"/>
        </w:rPr>
        <w:t>Tschöpe</w:t>
      </w:r>
      <w:proofErr w:type="spellEnd"/>
      <w:r>
        <w:rPr>
          <w:sz w:val="20"/>
          <w:szCs w:val="20"/>
          <w:highlight w:val="white"/>
        </w:rPr>
        <w:t xml:space="preserve"> C, Cooper LT, Torre-</w:t>
      </w:r>
      <w:proofErr w:type="spellStart"/>
      <w:r>
        <w:rPr>
          <w:sz w:val="20"/>
          <w:szCs w:val="20"/>
          <w:highlight w:val="white"/>
        </w:rPr>
        <w:t>Amione</w:t>
      </w:r>
      <w:proofErr w:type="spellEnd"/>
      <w:r>
        <w:rPr>
          <w:sz w:val="20"/>
          <w:szCs w:val="20"/>
          <w:highlight w:val="white"/>
        </w:rPr>
        <w:t xml:space="preserve"> G, Van </w:t>
      </w:r>
      <w:proofErr w:type="spellStart"/>
      <w:r>
        <w:rPr>
          <w:sz w:val="20"/>
          <w:szCs w:val="20"/>
          <w:highlight w:val="white"/>
        </w:rPr>
        <w:t>Linthout</w:t>
      </w:r>
      <w:proofErr w:type="spellEnd"/>
      <w:r>
        <w:rPr>
          <w:sz w:val="20"/>
          <w:szCs w:val="20"/>
          <w:highlight w:val="white"/>
        </w:rPr>
        <w:t xml:space="preserve"> S. Management of Myocarditis-Related Cardiomyopathy in Adults. </w:t>
      </w:r>
      <w:r>
        <w:rPr>
          <w:i/>
          <w:sz w:val="20"/>
          <w:szCs w:val="20"/>
          <w:highlight w:val="white"/>
        </w:rPr>
        <w:t>Circ Res</w:t>
      </w:r>
      <w:r>
        <w:rPr>
          <w:sz w:val="20"/>
          <w:szCs w:val="20"/>
          <w:highlight w:val="white"/>
        </w:rPr>
        <w:t>. 2019;1</w:t>
      </w:r>
      <w:r>
        <w:rPr>
          <w:sz w:val="20"/>
          <w:szCs w:val="20"/>
          <w:highlight w:val="white"/>
        </w:rPr>
        <w:t xml:space="preserve">24(11):1568-1583. DOI: </w:t>
      </w:r>
      <w:hyperlink r:id="rId559">
        <w:r>
          <w:rPr>
            <w:color w:val="1155CC"/>
            <w:sz w:val="20"/>
            <w:szCs w:val="20"/>
            <w:highlight w:val="white"/>
            <w:u w:val="single"/>
          </w:rPr>
          <w:t>10.1161/CIRCRESAHA.118.313578</w:t>
        </w:r>
      </w:hyperlink>
      <w:r>
        <w:rPr>
          <w:sz w:val="20"/>
          <w:szCs w:val="20"/>
          <w:highlight w:val="white"/>
        </w:rPr>
        <w:t xml:space="preserve">. PMID: </w:t>
      </w:r>
      <w:hyperlink r:id="rId560">
        <w:r>
          <w:rPr>
            <w:color w:val="1155CC"/>
            <w:sz w:val="20"/>
            <w:szCs w:val="20"/>
            <w:highlight w:val="white"/>
            <w:u w:val="single"/>
          </w:rPr>
          <w:t>31120823</w:t>
        </w:r>
      </w:hyperlink>
      <w:r>
        <w:rPr>
          <w:sz w:val="20"/>
          <w:szCs w:val="20"/>
          <w:highlight w:val="white"/>
        </w:rPr>
        <w:t>.</w:t>
      </w:r>
    </w:p>
    <w:p w14:paraId="713DD1E7" w14:textId="77777777" w:rsidR="00327D66" w:rsidRDefault="00C932BA">
      <w:pPr>
        <w:numPr>
          <w:ilvl w:val="0"/>
          <w:numId w:val="16"/>
        </w:numPr>
        <w:rPr>
          <w:highlight w:val="white"/>
        </w:rPr>
      </w:pPr>
      <w:r>
        <w:rPr>
          <w:sz w:val="20"/>
          <w:szCs w:val="20"/>
        </w:rPr>
        <w:lastRenderedPageBreak/>
        <w:t xml:space="preserve">Van </w:t>
      </w:r>
      <w:proofErr w:type="spellStart"/>
      <w:r>
        <w:rPr>
          <w:sz w:val="20"/>
          <w:szCs w:val="20"/>
        </w:rPr>
        <w:t>Doremalen</w:t>
      </w:r>
      <w:proofErr w:type="spellEnd"/>
      <w:r>
        <w:rPr>
          <w:sz w:val="20"/>
          <w:szCs w:val="20"/>
        </w:rPr>
        <w:t xml:space="preserve"> N, </w:t>
      </w:r>
      <w:proofErr w:type="spellStart"/>
      <w:r>
        <w:rPr>
          <w:sz w:val="20"/>
          <w:szCs w:val="20"/>
        </w:rPr>
        <w:t>Bushmaker</w:t>
      </w:r>
      <w:proofErr w:type="spellEnd"/>
      <w:r>
        <w:rPr>
          <w:sz w:val="20"/>
          <w:szCs w:val="20"/>
        </w:rPr>
        <w:t xml:space="preserve"> T, Morris DH, Holbrook MG, Gamb</w:t>
      </w:r>
      <w:r>
        <w:rPr>
          <w:sz w:val="20"/>
          <w:szCs w:val="20"/>
        </w:rPr>
        <w:t xml:space="preserve">le A, Williamson BN, et al. Aerosol and Surface Stability of SARS-CoV-2 as Compared with SARS-CoV-1. </w:t>
      </w:r>
      <w:r>
        <w:rPr>
          <w:i/>
          <w:sz w:val="20"/>
          <w:szCs w:val="20"/>
        </w:rPr>
        <w:t xml:space="preserve">N </w:t>
      </w:r>
      <w:proofErr w:type="spellStart"/>
      <w:r>
        <w:rPr>
          <w:i/>
          <w:sz w:val="20"/>
          <w:szCs w:val="20"/>
        </w:rPr>
        <w:t>Engl</w:t>
      </w:r>
      <w:proofErr w:type="spellEnd"/>
      <w:r>
        <w:rPr>
          <w:i/>
          <w:sz w:val="20"/>
          <w:szCs w:val="20"/>
        </w:rPr>
        <w:t xml:space="preserve"> J Med. </w:t>
      </w:r>
      <w:r>
        <w:rPr>
          <w:sz w:val="20"/>
          <w:szCs w:val="20"/>
        </w:rPr>
        <w:t xml:space="preserve">2020. DOI: </w:t>
      </w:r>
      <w:hyperlink r:id="rId561">
        <w:r>
          <w:rPr>
            <w:color w:val="1155CC"/>
            <w:sz w:val="20"/>
            <w:szCs w:val="20"/>
            <w:u w:val="single"/>
          </w:rPr>
          <w:t>10.1056/NEJMc2004973</w:t>
        </w:r>
      </w:hyperlink>
      <w:r>
        <w:rPr>
          <w:sz w:val="20"/>
          <w:szCs w:val="20"/>
        </w:rPr>
        <w:t xml:space="preserve">. PMID: </w:t>
      </w:r>
      <w:hyperlink r:id="rId562">
        <w:r>
          <w:rPr>
            <w:color w:val="1155CC"/>
            <w:sz w:val="20"/>
            <w:szCs w:val="20"/>
            <w:u w:val="single"/>
          </w:rPr>
          <w:t>32182409</w:t>
        </w:r>
      </w:hyperlink>
      <w:r>
        <w:rPr>
          <w:sz w:val="20"/>
          <w:szCs w:val="20"/>
        </w:rPr>
        <w:t>.</w:t>
      </w:r>
    </w:p>
    <w:p w14:paraId="6BAA7EC1" w14:textId="77777777" w:rsidR="00327D66" w:rsidRDefault="00C932BA">
      <w:pPr>
        <w:numPr>
          <w:ilvl w:val="0"/>
          <w:numId w:val="16"/>
        </w:numPr>
      </w:pPr>
      <w:r>
        <w:rPr>
          <w:sz w:val="20"/>
          <w:szCs w:val="20"/>
        </w:rPr>
        <w:t xml:space="preserve">Vincent MJ, Bergeron E, </w:t>
      </w:r>
      <w:proofErr w:type="spellStart"/>
      <w:r>
        <w:rPr>
          <w:sz w:val="20"/>
          <w:szCs w:val="20"/>
        </w:rPr>
        <w:t>Benjannet</w:t>
      </w:r>
      <w:proofErr w:type="spellEnd"/>
      <w:r>
        <w:rPr>
          <w:sz w:val="20"/>
          <w:szCs w:val="20"/>
        </w:rPr>
        <w:t xml:space="preserve"> S, Erickson BR, Rollin PE, </w:t>
      </w:r>
      <w:proofErr w:type="spellStart"/>
      <w:r>
        <w:rPr>
          <w:sz w:val="20"/>
          <w:szCs w:val="20"/>
        </w:rPr>
        <w:t>Ksiazek</w:t>
      </w:r>
      <w:proofErr w:type="spellEnd"/>
      <w:r>
        <w:rPr>
          <w:sz w:val="20"/>
          <w:szCs w:val="20"/>
        </w:rPr>
        <w:t xml:space="preserve"> TG, et al. Chloroquine is a potent inhibitor of SARS coronavirus infection and spread. </w:t>
      </w:r>
      <w:proofErr w:type="spellStart"/>
      <w:r>
        <w:rPr>
          <w:i/>
          <w:sz w:val="20"/>
          <w:szCs w:val="20"/>
        </w:rPr>
        <w:t>Virol</w:t>
      </w:r>
      <w:proofErr w:type="spellEnd"/>
      <w:r>
        <w:rPr>
          <w:i/>
          <w:sz w:val="20"/>
          <w:szCs w:val="20"/>
        </w:rPr>
        <w:t xml:space="preserve"> J.</w:t>
      </w:r>
      <w:r>
        <w:rPr>
          <w:sz w:val="20"/>
          <w:szCs w:val="20"/>
        </w:rPr>
        <w:t xml:space="preserve"> 2005;2:69. </w:t>
      </w:r>
      <w:r>
        <w:rPr>
          <w:color w:val="212121"/>
          <w:sz w:val="20"/>
          <w:szCs w:val="20"/>
        </w:rPr>
        <w:t xml:space="preserve">DOI: </w:t>
      </w:r>
      <w:hyperlink r:id="rId563">
        <w:r>
          <w:rPr>
            <w:color w:val="1155CC"/>
            <w:sz w:val="20"/>
            <w:szCs w:val="20"/>
            <w:u w:val="single"/>
          </w:rPr>
          <w:t>10.1186/1743-422X-2-69</w:t>
        </w:r>
      </w:hyperlink>
      <w:r>
        <w:rPr>
          <w:color w:val="1155CC"/>
          <w:sz w:val="20"/>
          <w:szCs w:val="20"/>
        </w:rPr>
        <w:t xml:space="preserve">. </w:t>
      </w:r>
      <w:r>
        <w:rPr>
          <w:color w:val="212121"/>
          <w:sz w:val="20"/>
          <w:szCs w:val="20"/>
        </w:rPr>
        <w:t xml:space="preserve">PMID: </w:t>
      </w:r>
      <w:hyperlink r:id="rId564">
        <w:r>
          <w:rPr>
            <w:color w:val="1155CC"/>
            <w:sz w:val="20"/>
            <w:szCs w:val="20"/>
            <w:u w:val="single"/>
          </w:rPr>
          <w:t>16115318</w:t>
        </w:r>
      </w:hyperlink>
      <w:r>
        <w:rPr>
          <w:color w:val="212121"/>
          <w:sz w:val="20"/>
          <w:szCs w:val="20"/>
        </w:rPr>
        <w:t>.</w:t>
      </w:r>
      <w:r>
        <w:rPr>
          <w:color w:val="1155CC"/>
          <w:sz w:val="20"/>
          <w:szCs w:val="20"/>
        </w:rPr>
        <w:t xml:space="preserve"> </w:t>
      </w:r>
    </w:p>
    <w:p w14:paraId="06CDAB6D" w14:textId="77777777" w:rsidR="00327D66" w:rsidRDefault="00C932BA">
      <w:pPr>
        <w:numPr>
          <w:ilvl w:val="0"/>
          <w:numId w:val="16"/>
        </w:numPr>
        <w:rPr>
          <w:highlight w:val="white"/>
        </w:rPr>
      </w:pPr>
      <w:r>
        <w:rPr>
          <w:sz w:val="20"/>
          <w:szCs w:val="20"/>
          <w:highlight w:val="white"/>
        </w:rPr>
        <w:t xml:space="preserve">Wang D, Hu B, Hu C, et al. Clinical Characteristics of 138 Hospitalized Patients With 2019 Novel Coronavirus–Infected Pneumonia in Wuhan, China. </w:t>
      </w:r>
      <w:r>
        <w:rPr>
          <w:i/>
          <w:sz w:val="20"/>
          <w:szCs w:val="20"/>
          <w:highlight w:val="white"/>
        </w:rPr>
        <w:t>JAMA</w:t>
      </w:r>
      <w:r>
        <w:rPr>
          <w:sz w:val="20"/>
          <w:szCs w:val="20"/>
          <w:highlight w:val="white"/>
        </w:rPr>
        <w:t xml:space="preserve">. 2020 Feb. DOI: </w:t>
      </w:r>
      <w:hyperlink r:id="rId565">
        <w:r>
          <w:rPr>
            <w:color w:val="1155CC"/>
            <w:sz w:val="20"/>
            <w:szCs w:val="20"/>
            <w:highlight w:val="white"/>
            <w:u w:val="single"/>
          </w:rPr>
          <w:t>10.1001/jama.2020.1585</w:t>
        </w:r>
      </w:hyperlink>
      <w:r>
        <w:rPr>
          <w:sz w:val="20"/>
          <w:szCs w:val="20"/>
          <w:highlight w:val="white"/>
        </w:rPr>
        <w:t xml:space="preserve">. PMID: </w:t>
      </w:r>
      <w:hyperlink r:id="rId566">
        <w:r>
          <w:rPr>
            <w:color w:val="1155CC"/>
            <w:sz w:val="20"/>
            <w:szCs w:val="20"/>
            <w:highlight w:val="white"/>
            <w:u w:val="single"/>
          </w:rPr>
          <w:t>32031570</w:t>
        </w:r>
      </w:hyperlink>
      <w:r>
        <w:rPr>
          <w:sz w:val="20"/>
          <w:szCs w:val="20"/>
          <w:highlight w:val="white"/>
        </w:rPr>
        <w:t>.</w:t>
      </w:r>
    </w:p>
    <w:p w14:paraId="1B362B13" w14:textId="77777777" w:rsidR="00327D66" w:rsidRDefault="00C932BA">
      <w:pPr>
        <w:numPr>
          <w:ilvl w:val="0"/>
          <w:numId w:val="16"/>
        </w:numPr>
        <w:rPr>
          <w:highlight w:val="white"/>
        </w:rPr>
      </w:pPr>
      <w:r>
        <w:rPr>
          <w:sz w:val="20"/>
          <w:szCs w:val="20"/>
          <w:highlight w:val="white"/>
        </w:rPr>
        <w:t xml:space="preserve">Wong CK, Lam CW, Wu AK, et al. Plasma inflammatory cytokines and chemokines in severe acute respiratory syndrome. </w:t>
      </w:r>
      <w:r>
        <w:rPr>
          <w:i/>
          <w:sz w:val="20"/>
          <w:szCs w:val="20"/>
          <w:highlight w:val="white"/>
        </w:rPr>
        <w:t>Clin Exp Immunol</w:t>
      </w:r>
      <w:r>
        <w:rPr>
          <w:sz w:val="20"/>
          <w:szCs w:val="20"/>
          <w:highlight w:val="white"/>
        </w:rPr>
        <w:t xml:space="preserve">. 2004;136(1):95-103. DOI: </w:t>
      </w:r>
      <w:hyperlink r:id="rId567">
        <w:r>
          <w:rPr>
            <w:color w:val="1155CC"/>
            <w:sz w:val="20"/>
            <w:szCs w:val="20"/>
            <w:highlight w:val="white"/>
            <w:u w:val="single"/>
          </w:rPr>
          <w:t>10.1111/j.1365-2249.2004.02415.x</w:t>
        </w:r>
      </w:hyperlink>
      <w:r>
        <w:rPr>
          <w:sz w:val="20"/>
          <w:szCs w:val="20"/>
          <w:highlight w:val="white"/>
        </w:rPr>
        <w:t xml:space="preserve">. PMID: </w:t>
      </w:r>
      <w:hyperlink r:id="rId568">
        <w:r>
          <w:rPr>
            <w:color w:val="1155CC"/>
            <w:sz w:val="20"/>
            <w:szCs w:val="20"/>
            <w:highlight w:val="white"/>
            <w:u w:val="single"/>
          </w:rPr>
          <w:t>15030519</w:t>
        </w:r>
      </w:hyperlink>
      <w:r>
        <w:rPr>
          <w:sz w:val="20"/>
          <w:szCs w:val="20"/>
          <w:highlight w:val="white"/>
        </w:rPr>
        <w:t>.</w:t>
      </w:r>
    </w:p>
    <w:p w14:paraId="081F2D68" w14:textId="77777777" w:rsidR="00327D66" w:rsidRDefault="00C932BA">
      <w:pPr>
        <w:numPr>
          <w:ilvl w:val="0"/>
          <w:numId w:val="16"/>
        </w:numPr>
        <w:rPr>
          <w:highlight w:val="white"/>
        </w:rPr>
      </w:pPr>
      <w:r>
        <w:rPr>
          <w:sz w:val="20"/>
          <w:szCs w:val="20"/>
          <w:highlight w:val="white"/>
        </w:rPr>
        <w:t>World Health Organization. Clinical management of severe acute respiratory infection when novel corona</w:t>
      </w:r>
      <w:r>
        <w:rPr>
          <w:sz w:val="20"/>
          <w:szCs w:val="20"/>
          <w:highlight w:val="white"/>
        </w:rPr>
        <w:t>virus (</w:t>
      </w:r>
      <w:proofErr w:type="spellStart"/>
      <w:r>
        <w:rPr>
          <w:sz w:val="20"/>
          <w:szCs w:val="20"/>
          <w:highlight w:val="white"/>
        </w:rPr>
        <w:t>nCoV</w:t>
      </w:r>
      <w:proofErr w:type="spellEnd"/>
      <w:r>
        <w:rPr>
          <w:sz w:val="20"/>
          <w:szCs w:val="20"/>
          <w:highlight w:val="white"/>
        </w:rPr>
        <w:t xml:space="preserve">) infection is suspected: interim guidance. </w:t>
      </w:r>
      <w:proofErr w:type="gramStart"/>
      <w:r>
        <w:rPr>
          <w:i/>
          <w:sz w:val="20"/>
          <w:szCs w:val="20"/>
          <w:highlight w:val="white"/>
        </w:rPr>
        <w:t>WHO</w:t>
      </w:r>
      <w:r>
        <w:rPr>
          <w:sz w:val="20"/>
          <w:szCs w:val="20"/>
          <w:highlight w:val="white"/>
        </w:rPr>
        <w:t>.</w:t>
      </w:r>
      <w:proofErr w:type="gramEnd"/>
      <w:r>
        <w:rPr>
          <w:sz w:val="20"/>
          <w:szCs w:val="20"/>
          <w:highlight w:val="white"/>
        </w:rPr>
        <w:t xml:space="preserve"> 2020 Jan 12. </w:t>
      </w:r>
    </w:p>
    <w:p w14:paraId="2F1D966B" w14:textId="77777777" w:rsidR="00327D66" w:rsidRDefault="00C932BA">
      <w:pPr>
        <w:numPr>
          <w:ilvl w:val="0"/>
          <w:numId w:val="16"/>
        </w:numPr>
        <w:rPr>
          <w:sz w:val="20"/>
          <w:szCs w:val="20"/>
          <w:highlight w:val="white"/>
        </w:rPr>
      </w:pPr>
      <w:r>
        <w:rPr>
          <w:sz w:val="20"/>
          <w:szCs w:val="20"/>
          <w:highlight w:val="white"/>
        </w:rPr>
        <w:t>World Health Organization. Clinical management of severe acute respiratory infection when novel coronavirus (</w:t>
      </w:r>
      <w:proofErr w:type="spellStart"/>
      <w:r>
        <w:rPr>
          <w:sz w:val="20"/>
          <w:szCs w:val="20"/>
          <w:highlight w:val="white"/>
        </w:rPr>
        <w:t>nCoV</w:t>
      </w:r>
      <w:proofErr w:type="spellEnd"/>
      <w:r>
        <w:rPr>
          <w:sz w:val="20"/>
          <w:szCs w:val="20"/>
          <w:highlight w:val="white"/>
        </w:rPr>
        <w:t xml:space="preserve">) infection is suspected: interim guidance. </w:t>
      </w:r>
      <w:proofErr w:type="gramStart"/>
      <w:r>
        <w:rPr>
          <w:i/>
          <w:sz w:val="20"/>
          <w:szCs w:val="20"/>
          <w:highlight w:val="white"/>
        </w:rPr>
        <w:t>WHO.</w:t>
      </w:r>
      <w:proofErr w:type="gramEnd"/>
      <w:r>
        <w:rPr>
          <w:i/>
          <w:sz w:val="20"/>
          <w:szCs w:val="20"/>
          <w:highlight w:val="white"/>
        </w:rPr>
        <w:t xml:space="preserve"> </w:t>
      </w:r>
      <w:r>
        <w:rPr>
          <w:sz w:val="20"/>
          <w:szCs w:val="20"/>
          <w:highlight w:val="white"/>
        </w:rPr>
        <w:t xml:space="preserve">2020 Mar 13. </w:t>
      </w:r>
      <w:hyperlink r:id="rId569">
        <w:r>
          <w:rPr>
            <w:color w:val="1155CC"/>
            <w:sz w:val="20"/>
            <w:szCs w:val="20"/>
            <w:highlight w:val="white"/>
            <w:u w:val="single"/>
          </w:rPr>
          <w:t>http://apps.who.int/iris/handle/10665/331446</w:t>
        </w:r>
      </w:hyperlink>
      <w:r>
        <w:rPr>
          <w:sz w:val="20"/>
          <w:szCs w:val="20"/>
          <w:highlight w:val="white"/>
        </w:rPr>
        <w:t>.</w:t>
      </w:r>
    </w:p>
    <w:p w14:paraId="1D206416" w14:textId="77777777" w:rsidR="00327D66" w:rsidRDefault="00C932BA">
      <w:pPr>
        <w:numPr>
          <w:ilvl w:val="0"/>
          <w:numId w:val="16"/>
        </w:numPr>
        <w:rPr>
          <w:highlight w:val="white"/>
        </w:rPr>
      </w:pPr>
      <w:r>
        <w:rPr>
          <w:sz w:val="20"/>
          <w:szCs w:val="20"/>
          <w:highlight w:val="white"/>
        </w:rPr>
        <w:t xml:space="preserve">Wu C, Chen X, Cai Y, et al. Risk Factors Associated </w:t>
      </w:r>
      <w:proofErr w:type="gramStart"/>
      <w:r>
        <w:rPr>
          <w:sz w:val="20"/>
          <w:szCs w:val="20"/>
          <w:highlight w:val="white"/>
        </w:rPr>
        <w:t>With</w:t>
      </w:r>
      <w:proofErr w:type="gramEnd"/>
      <w:r>
        <w:rPr>
          <w:sz w:val="20"/>
          <w:szCs w:val="20"/>
          <w:highlight w:val="white"/>
        </w:rPr>
        <w:t xml:space="preserve"> Acute Respiratory Distress Syndrome and Death in Patients With Coronavirus Disease 2019 Pneumoni</w:t>
      </w:r>
      <w:r>
        <w:rPr>
          <w:sz w:val="20"/>
          <w:szCs w:val="20"/>
          <w:highlight w:val="white"/>
        </w:rPr>
        <w:t xml:space="preserve">a in Wuhan, China. </w:t>
      </w:r>
      <w:r>
        <w:rPr>
          <w:i/>
          <w:sz w:val="20"/>
          <w:szCs w:val="20"/>
          <w:highlight w:val="white"/>
        </w:rPr>
        <w:t>JAMA Intern Med</w:t>
      </w:r>
      <w:r>
        <w:rPr>
          <w:sz w:val="20"/>
          <w:szCs w:val="20"/>
          <w:highlight w:val="white"/>
        </w:rPr>
        <w:t xml:space="preserve">. 2020 Mar. DOI: </w:t>
      </w:r>
      <w:hyperlink r:id="rId570">
        <w:r>
          <w:rPr>
            <w:color w:val="1155CC"/>
            <w:sz w:val="20"/>
            <w:szCs w:val="20"/>
            <w:highlight w:val="white"/>
            <w:u w:val="single"/>
          </w:rPr>
          <w:t>10.1001/jamainternmed.2020.0994</w:t>
        </w:r>
      </w:hyperlink>
      <w:r>
        <w:rPr>
          <w:sz w:val="20"/>
          <w:szCs w:val="20"/>
          <w:highlight w:val="white"/>
        </w:rPr>
        <w:t xml:space="preserve">. PMID: </w:t>
      </w:r>
      <w:hyperlink r:id="rId571">
        <w:r>
          <w:rPr>
            <w:color w:val="1155CC"/>
            <w:sz w:val="20"/>
            <w:szCs w:val="20"/>
            <w:highlight w:val="white"/>
            <w:u w:val="single"/>
          </w:rPr>
          <w:t>32167524</w:t>
        </w:r>
      </w:hyperlink>
      <w:r>
        <w:rPr>
          <w:sz w:val="20"/>
          <w:szCs w:val="20"/>
          <w:highlight w:val="white"/>
        </w:rPr>
        <w:t>.</w:t>
      </w:r>
    </w:p>
    <w:p w14:paraId="7EAC51F7" w14:textId="77777777" w:rsidR="00327D66" w:rsidRDefault="00C932BA">
      <w:pPr>
        <w:numPr>
          <w:ilvl w:val="0"/>
          <w:numId w:val="16"/>
        </w:numPr>
        <w:rPr>
          <w:highlight w:val="white"/>
        </w:rPr>
      </w:pPr>
      <w:proofErr w:type="spellStart"/>
      <w:r>
        <w:rPr>
          <w:sz w:val="20"/>
          <w:szCs w:val="20"/>
          <w:highlight w:val="white"/>
        </w:rPr>
        <w:t>Xianghong</w:t>
      </w:r>
      <w:proofErr w:type="spellEnd"/>
      <w:r>
        <w:rPr>
          <w:sz w:val="20"/>
          <w:szCs w:val="20"/>
          <w:highlight w:val="white"/>
        </w:rPr>
        <w:t xml:space="preserve"> Y, </w:t>
      </w:r>
      <w:proofErr w:type="spellStart"/>
      <w:r>
        <w:rPr>
          <w:sz w:val="20"/>
          <w:szCs w:val="20"/>
          <w:highlight w:val="white"/>
        </w:rPr>
        <w:t>Renhua</w:t>
      </w:r>
      <w:proofErr w:type="spellEnd"/>
      <w:r>
        <w:rPr>
          <w:sz w:val="20"/>
          <w:szCs w:val="20"/>
          <w:highlight w:val="white"/>
        </w:rPr>
        <w:t xml:space="preserve"> S, </w:t>
      </w:r>
      <w:proofErr w:type="spellStart"/>
      <w:r>
        <w:rPr>
          <w:sz w:val="20"/>
          <w:szCs w:val="20"/>
          <w:highlight w:val="white"/>
        </w:rPr>
        <w:t>Dech</w:t>
      </w:r>
      <w:r>
        <w:rPr>
          <w:sz w:val="20"/>
          <w:szCs w:val="20"/>
          <w:highlight w:val="white"/>
        </w:rPr>
        <w:t>ang</w:t>
      </w:r>
      <w:proofErr w:type="spellEnd"/>
      <w:r>
        <w:rPr>
          <w:sz w:val="20"/>
          <w:szCs w:val="20"/>
          <w:highlight w:val="white"/>
        </w:rPr>
        <w:t xml:space="preserve"> C. [Diagnosis and treatment of COVID-19: acute kidney injury cannot be ignored]. </w:t>
      </w:r>
      <w:r>
        <w:rPr>
          <w:i/>
          <w:sz w:val="20"/>
          <w:szCs w:val="20"/>
          <w:highlight w:val="white"/>
        </w:rPr>
        <w:t>Natl Med J China</w:t>
      </w:r>
      <w:r>
        <w:rPr>
          <w:sz w:val="20"/>
          <w:szCs w:val="20"/>
          <w:highlight w:val="white"/>
        </w:rPr>
        <w:t>. 2020;100(00</w:t>
      </w:r>
      <w:proofErr w:type="gramStart"/>
      <w:r>
        <w:rPr>
          <w:sz w:val="20"/>
          <w:szCs w:val="20"/>
          <w:highlight w:val="white"/>
        </w:rPr>
        <w:t>):E</w:t>
      </w:r>
      <w:proofErr w:type="gramEnd"/>
      <w:r>
        <w:rPr>
          <w:sz w:val="20"/>
          <w:szCs w:val="20"/>
          <w:highlight w:val="white"/>
        </w:rPr>
        <w:t xml:space="preserve">017-E017. DOI: </w:t>
      </w:r>
      <w:hyperlink r:id="rId572">
        <w:r>
          <w:rPr>
            <w:color w:val="1155CC"/>
            <w:sz w:val="20"/>
            <w:szCs w:val="20"/>
            <w:highlight w:val="white"/>
            <w:u w:val="single"/>
          </w:rPr>
          <w:t>10.3760/cma.j.cn112137-20200229-00520</w:t>
        </w:r>
      </w:hyperlink>
      <w:r>
        <w:rPr>
          <w:sz w:val="20"/>
          <w:szCs w:val="20"/>
          <w:highlight w:val="white"/>
        </w:rPr>
        <w:t xml:space="preserve">. PMID: </w:t>
      </w:r>
      <w:hyperlink r:id="rId573">
        <w:r>
          <w:rPr>
            <w:color w:val="1155CC"/>
            <w:sz w:val="20"/>
            <w:szCs w:val="20"/>
            <w:highlight w:val="white"/>
            <w:u w:val="single"/>
          </w:rPr>
          <w:t>32145717</w:t>
        </w:r>
      </w:hyperlink>
      <w:r>
        <w:rPr>
          <w:sz w:val="20"/>
          <w:szCs w:val="20"/>
          <w:highlight w:val="white"/>
        </w:rPr>
        <w:t>.</w:t>
      </w:r>
    </w:p>
    <w:p w14:paraId="33D176DA" w14:textId="77777777" w:rsidR="00327D66" w:rsidRDefault="00C932BA">
      <w:pPr>
        <w:numPr>
          <w:ilvl w:val="0"/>
          <w:numId w:val="16"/>
        </w:numPr>
        <w:rPr>
          <w:highlight w:val="white"/>
        </w:rPr>
      </w:pPr>
      <w:proofErr w:type="spellStart"/>
      <w:r>
        <w:rPr>
          <w:sz w:val="20"/>
          <w:szCs w:val="20"/>
          <w:highlight w:val="white"/>
        </w:rPr>
        <w:t>Xie</w:t>
      </w:r>
      <w:proofErr w:type="spellEnd"/>
      <w:r>
        <w:rPr>
          <w:sz w:val="20"/>
          <w:szCs w:val="20"/>
          <w:highlight w:val="white"/>
        </w:rPr>
        <w:t xml:space="preserve"> Y, Wang X, Yang P, Zhang S. COVID-19 Complicated by Acute Pulmonary Embolism. </w:t>
      </w:r>
      <w:proofErr w:type="spellStart"/>
      <w:r>
        <w:rPr>
          <w:i/>
          <w:sz w:val="20"/>
          <w:szCs w:val="20"/>
          <w:highlight w:val="white"/>
        </w:rPr>
        <w:t>Radiol</w:t>
      </w:r>
      <w:proofErr w:type="spellEnd"/>
      <w:r>
        <w:rPr>
          <w:i/>
          <w:sz w:val="20"/>
          <w:szCs w:val="20"/>
          <w:highlight w:val="white"/>
        </w:rPr>
        <w:t xml:space="preserve"> Cardiothoracic Imaging</w:t>
      </w:r>
      <w:r>
        <w:rPr>
          <w:sz w:val="20"/>
          <w:szCs w:val="20"/>
          <w:highlight w:val="white"/>
        </w:rPr>
        <w:t xml:space="preserve">. 2020;2(2). DOI: </w:t>
      </w:r>
      <w:hyperlink r:id="rId574">
        <w:r>
          <w:rPr>
            <w:color w:val="1155CC"/>
            <w:sz w:val="20"/>
            <w:szCs w:val="20"/>
            <w:highlight w:val="white"/>
            <w:u w:val="single"/>
          </w:rPr>
          <w:t>10.1148/ryct.2020200067</w:t>
        </w:r>
      </w:hyperlink>
      <w:r>
        <w:rPr>
          <w:sz w:val="20"/>
          <w:szCs w:val="20"/>
          <w:highlight w:val="white"/>
        </w:rPr>
        <w:t>.</w:t>
      </w:r>
    </w:p>
    <w:p w14:paraId="05C9686F" w14:textId="77777777" w:rsidR="00327D66" w:rsidRDefault="00C932BA">
      <w:pPr>
        <w:numPr>
          <w:ilvl w:val="0"/>
          <w:numId w:val="16"/>
        </w:numPr>
        <w:rPr>
          <w:highlight w:val="white"/>
        </w:rPr>
      </w:pPr>
      <w:r>
        <w:rPr>
          <w:sz w:val="20"/>
          <w:szCs w:val="20"/>
        </w:rPr>
        <w:t xml:space="preserve">Xing Q, Li G, Xing Y, Chen T, Li W, Ni W, et al. Precautions are Needed for COVID-19 Patients with Coinfection of Common Respiratory Pathogens. </w:t>
      </w:r>
      <w:proofErr w:type="spellStart"/>
      <w:r>
        <w:rPr>
          <w:i/>
          <w:sz w:val="20"/>
          <w:szCs w:val="20"/>
        </w:rPr>
        <w:t>medRxiv</w:t>
      </w:r>
      <w:proofErr w:type="spellEnd"/>
      <w:r>
        <w:rPr>
          <w:i/>
          <w:sz w:val="20"/>
          <w:szCs w:val="20"/>
        </w:rPr>
        <w:t>.</w:t>
      </w:r>
      <w:r>
        <w:rPr>
          <w:sz w:val="20"/>
          <w:szCs w:val="20"/>
        </w:rPr>
        <w:t xml:space="preserve"> 2020. DOI: </w:t>
      </w:r>
      <w:hyperlink r:id="rId575">
        <w:r>
          <w:rPr>
            <w:color w:val="1155CC"/>
            <w:sz w:val="20"/>
            <w:szCs w:val="20"/>
            <w:highlight w:val="white"/>
            <w:u w:val="single"/>
          </w:rPr>
          <w:t>ht</w:t>
        </w:r>
        <w:r>
          <w:rPr>
            <w:color w:val="1155CC"/>
            <w:sz w:val="20"/>
            <w:szCs w:val="20"/>
            <w:highlight w:val="white"/>
            <w:u w:val="single"/>
          </w:rPr>
          <w:t>tps://doi.org/10.1101/2020.02.29.20027698</w:t>
        </w:r>
      </w:hyperlink>
      <w:r>
        <w:rPr>
          <w:color w:val="333333"/>
          <w:sz w:val="20"/>
          <w:szCs w:val="20"/>
          <w:highlight w:val="white"/>
        </w:rPr>
        <w:t xml:space="preserve">. </w:t>
      </w:r>
    </w:p>
    <w:p w14:paraId="1AB818A2" w14:textId="77777777" w:rsidR="00327D66" w:rsidRDefault="00C932BA">
      <w:pPr>
        <w:numPr>
          <w:ilvl w:val="0"/>
          <w:numId w:val="16"/>
        </w:numPr>
        <w:rPr>
          <w:color w:val="333333"/>
          <w:highlight w:val="white"/>
        </w:rPr>
      </w:pPr>
      <w:r>
        <w:rPr>
          <w:sz w:val="20"/>
          <w:szCs w:val="20"/>
        </w:rPr>
        <w:t xml:space="preserve">Xu Z, Shi L, Wang Y, Zhang J, Huang L, Zhang C, et al. Pathological findings of COVID-19 associated with acute respiratory distress syndrome. </w:t>
      </w:r>
      <w:r>
        <w:rPr>
          <w:i/>
          <w:sz w:val="20"/>
          <w:szCs w:val="20"/>
        </w:rPr>
        <w:t>Lancet Respir Med.</w:t>
      </w:r>
      <w:r>
        <w:rPr>
          <w:sz w:val="20"/>
          <w:szCs w:val="20"/>
        </w:rPr>
        <w:t xml:space="preserve"> 2020. </w:t>
      </w:r>
      <w:r>
        <w:rPr>
          <w:color w:val="212121"/>
          <w:sz w:val="20"/>
          <w:szCs w:val="20"/>
        </w:rPr>
        <w:t xml:space="preserve">DOI: </w:t>
      </w:r>
      <w:hyperlink r:id="rId576">
        <w:r>
          <w:rPr>
            <w:color w:val="1155CC"/>
            <w:sz w:val="20"/>
            <w:szCs w:val="20"/>
            <w:u w:val="single"/>
          </w:rPr>
          <w:t>10.1016/S2213-2600(20)30076-X</w:t>
        </w:r>
      </w:hyperlink>
      <w:r>
        <w:rPr>
          <w:color w:val="1155CC"/>
          <w:sz w:val="20"/>
          <w:szCs w:val="20"/>
        </w:rPr>
        <w:t xml:space="preserve">. </w:t>
      </w:r>
      <w:r>
        <w:rPr>
          <w:color w:val="212121"/>
          <w:sz w:val="20"/>
          <w:szCs w:val="20"/>
        </w:rPr>
        <w:t xml:space="preserve">PMID: </w:t>
      </w:r>
      <w:hyperlink r:id="rId577">
        <w:r>
          <w:rPr>
            <w:color w:val="1155CC"/>
            <w:sz w:val="20"/>
            <w:szCs w:val="20"/>
            <w:u w:val="single"/>
          </w:rPr>
          <w:t>32085846</w:t>
        </w:r>
      </w:hyperlink>
      <w:r>
        <w:rPr>
          <w:color w:val="212121"/>
          <w:sz w:val="20"/>
          <w:szCs w:val="20"/>
        </w:rPr>
        <w:t xml:space="preserve">. </w:t>
      </w:r>
      <w:r>
        <w:rPr>
          <w:color w:val="1155CC"/>
          <w:sz w:val="20"/>
          <w:szCs w:val="20"/>
        </w:rPr>
        <w:t xml:space="preserve"> </w:t>
      </w:r>
    </w:p>
    <w:p w14:paraId="2395BC12" w14:textId="77777777" w:rsidR="00327D66" w:rsidRDefault="00C932BA">
      <w:pPr>
        <w:numPr>
          <w:ilvl w:val="0"/>
          <w:numId w:val="16"/>
        </w:numPr>
        <w:rPr>
          <w:highlight w:val="white"/>
        </w:rPr>
      </w:pPr>
      <w:r>
        <w:rPr>
          <w:sz w:val="20"/>
          <w:szCs w:val="20"/>
          <w:highlight w:val="white"/>
        </w:rPr>
        <w:t>Yang X, Yu Y, Xu J, et al. Clinical course and outcomes of critically ill patients with SARS-CoV-2 pneumonia in Wuhan,</w:t>
      </w:r>
      <w:r>
        <w:rPr>
          <w:sz w:val="20"/>
          <w:szCs w:val="20"/>
          <w:highlight w:val="white"/>
        </w:rPr>
        <w:t xml:space="preserve"> China: a single-centered, retrospective, observational study. </w:t>
      </w:r>
      <w:r>
        <w:rPr>
          <w:i/>
          <w:sz w:val="20"/>
          <w:szCs w:val="20"/>
          <w:highlight w:val="white"/>
        </w:rPr>
        <w:t>Lancet Respir Med.</w:t>
      </w:r>
      <w:r>
        <w:rPr>
          <w:sz w:val="20"/>
          <w:szCs w:val="20"/>
          <w:highlight w:val="white"/>
        </w:rPr>
        <w:t xml:space="preserve"> 2020 Feb </w:t>
      </w:r>
      <w:proofErr w:type="gramStart"/>
      <w:r>
        <w:rPr>
          <w:sz w:val="20"/>
          <w:szCs w:val="20"/>
          <w:highlight w:val="white"/>
        </w:rPr>
        <w:t>24;S</w:t>
      </w:r>
      <w:proofErr w:type="gramEnd"/>
      <w:r>
        <w:rPr>
          <w:sz w:val="20"/>
          <w:szCs w:val="20"/>
          <w:highlight w:val="white"/>
        </w:rPr>
        <w:t xml:space="preserve">2213-2600(20)30079-5. DOI: </w:t>
      </w:r>
      <w:hyperlink r:id="rId578">
        <w:r>
          <w:rPr>
            <w:color w:val="1155CC"/>
            <w:sz w:val="20"/>
            <w:szCs w:val="20"/>
            <w:highlight w:val="white"/>
            <w:u w:val="single"/>
          </w:rPr>
          <w:t>10.1016/S2213-2600(20)30079-5</w:t>
        </w:r>
      </w:hyperlink>
      <w:r>
        <w:rPr>
          <w:sz w:val="20"/>
          <w:szCs w:val="20"/>
          <w:highlight w:val="white"/>
        </w:rPr>
        <w:t xml:space="preserve">. PMID: </w:t>
      </w:r>
      <w:hyperlink r:id="rId579">
        <w:r>
          <w:rPr>
            <w:color w:val="1155CC"/>
            <w:sz w:val="20"/>
            <w:szCs w:val="20"/>
            <w:highlight w:val="white"/>
            <w:u w:val="single"/>
          </w:rPr>
          <w:t>32105632</w:t>
        </w:r>
      </w:hyperlink>
      <w:r>
        <w:rPr>
          <w:sz w:val="20"/>
          <w:szCs w:val="20"/>
          <w:highlight w:val="white"/>
        </w:rPr>
        <w:t>.</w:t>
      </w:r>
    </w:p>
    <w:p w14:paraId="425CC160" w14:textId="77777777" w:rsidR="00327D66" w:rsidRDefault="00C932BA">
      <w:pPr>
        <w:numPr>
          <w:ilvl w:val="0"/>
          <w:numId w:val="16"/>
        </w:numPr>
        <w:rPr>
          <w:highlight w:val="white"/>
        </w:rPr>
      </w:pPr>
      <w:r>
        <w:rPr>
          <w:sz w:val="20"/>
          <w:szCs w:val="20"/>
        </w:rPr>
        <w:t>Yang ZY, Huang Y, Ganesh L, Leung K, Kong WP, Schwartz O, et al. pH-dependent entry of severe acute respiratory syndrome coronavirus is mediated by the spike glycoprotein and enhanced by dendritic cell transfer throu</w:t>
      </w:r>
      <w:r>
        <w:rPr>
          <w:sz w:val="20"/>
          <w:szCs w:val="20"/>
        </w:rPr>
        <w:t>gh DC-SIGN.</w:t>
      </w:r>
      <w:r>
        <w:rPr>
          <w:i/>
          <w:sz w:val="20"/>
          <w:szCs w:val="20"/>
        </w:rPr>
        <w:t xml:space="preserve"> J </w:t>
      </w:r>
      <w:proofErr w:type="spellStart"/>
      <w:r>
        <w:rPr>
          <w:i/>
          <w:sz w:val="20"/>
          <w:szCs w:val="20"/>
        </w:rPr>
        <w:t>Virol</w:t>
      </w:r>
      <w:proofErr w:type="spellEnd"/>
      <w:r>
        <w:rPr>
          <w:i/>
          <w:sz w:val="20"/>
          <w:szCs w:val="20"/>
        </w:rPr>
        <w:t xml:space="preserve">. </w:t>
      </w:r>
      <w:r>
        <w:rPr>
          <w:sz w:val="20"/>
          <w:szCs w:val="20"/>
        </w:rPr>
        <w:t xml:space="preserve">2004;78(11):5642-50. </w:t>
      </w:r>
      <w:r>
        <w:rPr>
          <w:color w:val="212121"/>
          <w:sz w:val="20"/>
          <w:szCs w:val="20"/>
        </w:rPr>
        <w:t xml:space="preserve">DOI: </w:t>
      </w:r>
      <w:hyperlink r:id="rId580">
        <w:r>
          <w:rPr>
            <w:color w:val="1155CC"/>
            <w:sz w:val="20"/>
            <w:szCs w:val="20"/>
            <w:u w:val="single"/>
          </w:rPr>
          <w:t>10.1128/JVI.78.11.5642-5650.2004</w:t>
        </w:r>
      </w:hyperlink>
      <w:r>
        <w:rPr>
          <w:color w:val="1155CC"/>
          <w:sz w:val="20"/>
          <w:szCs w:val="20"/>
        </w:rPr>
        <w:t>.</w:t>
      </w:r>
      <w:r>
        <w:rPr>
          <w:color w:val="0071BC"/>
          <w:sz w:val="20"/>
          <w:szCs w:val="20"/>
        </w:rPr>
        <w:t xml:space="preserve"> </w:t>
      </w:r>
      <w:r>
        <w:rPr>
          <w:color w:val="212121"/>
          <w:sz w:val="20"/>
          <w:szCs w:val="20"/>
        </w:rPr>
        <w:t xml:space="preserve">PMID: </w:t>
      </w:r>
      <w:hyperlink r:id="rId581">
        <w:r>
          <w:rPr>
            <w:color w:val="1155CC"/>
            <w:sz w:val="20"/>
            <w:szCs w:val="20"/>
            <w:u w:val="single"/>
          </w:rPr>
          <w:t>15140961</w:t>
        </w:r>
      </w:hyperlink>
      <w:r>
        <w:rPr>
          <w:color w:val="212121"/>
          <w:sz w:val="20"/>
          <w:szCs w:val="20"/>
        </w:rPr>
        <w:t xml:space="preserve">. </w:t>
      </w:r>
    </w:p>
    <w:p w14:paraId="7B735A9C" w14:textId="77777777" w:rsidR="00327D66" w:rsidRDefault="00C932BA">
      <w:pPr>
        <w:numPr>
          <w:ilvl w:val="0"/>
          <w:numId w:val="16"/>
        </w:numPr>
        <w:rPr>
          <w:highlight w:val="white"/>
        </w:rPr>
      </w:pPr>
      <w:r>
        <w:rPr>
          <w:sz w:val="20"/>
          <w:szCs w:val="20"/>
          <w:highlight w:val="white"/>
        </w:rPr>
        <w:t>Yao X, Ye F, Zhang M, et al. In Vitro Antiviral Activity and Projection of Optimized Dosing Design of Hydroxychloroquine for the Treatment of Severe Acute Respiratory Syndrome Coronav</w:t>
      </w:r>
      <w:r>
        <w:rPr>
          <w:sz w:val="20"/>
          <w:szCs w:val="20"/>
          <w:highlight w:val="white"/>
        </w:rPr>
        <w:t xml:space="preserve">irus 2 (SARS-CoV-2). </w:t>
      </w:r>
      <w:r>
        <w:rPr>
          <w:i/>
          <w:sz w:val="20"/>
          <w:szCs w:val="20"/>
          <w:highlight w:val="white"/>
        </w:rPr>
        <w:t>Clin Infect Dis</w:t>
      </w:r>
      <w:r>
        <w:rPr>
          <w:sz w:val="20"/>
          <w:szCs w:val="20"/>
          <w:highlight w:val="white"/>
        </w:rPr>
        <w:t xml:space="preserve">. 2020 Mar </w:t>
      </w:r>
      <w:proofErr w:type="gramStart"/>
      <w:r>
        <w:rPr>
          <w:sz w:val="20"/>
          <w:szCs w:val="20"/>
          <w:highlight w:val="white"/>
        </w:rPr>
        <w:t>9;ciaa</w:t>
      </w:r>
      <w:proofErr w:type="gramEnd"/>
      <w:r>
        <w:rPr>
          <w:sz w:val="20"/>
          <w:szCs w:val="20"/>
          <w:highlight w:val="white"/>
        </w:rPr>
        <w:t xml:space="preserve">237. DOI: </w:t>
      </w:r>
      <w:hyperlink r:id="rId582">
        <w:r>
          <w:rPr>
            <w:color w:val="1155CC"/>
            <w:sz w:val="20"/>
            <w:szCs w:val="20"/>
            <w:highlight w:val="white"/>
            <w:u w:val="single"/>
          </w:rPr>
          <w:t>10.1093/</w:t>
        </w:r>
        <w:proofErr w:type="spellStart"/>
        <w:r>
          <w:rPr>
            <w:color w:val="1155CC"/>
            <w:sz w:val="20"/>
            <w:szCs w:val="20"/>
            <w:highlight w:val="white"/>
            <w:u w:val="single"/>
          </w:rPr>
          <w:t>cid</w:t>
        </w:r>
        <w:proofErr w:type="spellEnd"/>
        <w:r>
          <w:rPr>
            <w:color w:val="1155CC"/>
            <w:sz w:val="20"/>
            <w:szCs w:val="20"/>
            <w:highlight w:val="white"/>
            <w:u w:val="single"/>
          </w:rPr>
          <w:t>/ciaa237</w:t>
        </w:r>
      </w:hyperlink>
      <w:r>
        <w:rPr>
          <w:sz w:val="20"/>
          <w:szCs w:val="20"/>
          <w:highlight w:val="white"/>
        </w:rPr>
        <w:t xml:space="preserve">. PMID: </w:t>
      </w:r>
      <w:hyperlink r:id="rId583">
        <w:r>
          <w:rPr>
            <w:color w:val="1155CC"/>
            <w:sz w:val="20"/>
            <w:szCs w:val="20"/>
            <w:highlight w:val="white"/>
            <w:u w:val="single"/>
          </w:rPr>
          <w:t>32150618</w:t>
        </w:r>
      </w:hyperlink>
      <w:r>
        <w:rPr>
          <w:sz w:val="20"/>
          <w:szCs w:val="20"/>
          <w:highlight w:val="white"/>
        </w:rPr>
        <w:t>.</w:t>
      </w:r>
    </w:p>
    <w:p w14:paraId="1368119A" w14:textId="77777777" w:rsidR="00327D66" w:rsidRDefault="00C932BA">
      <w:pPr>
        <w:numPr>
          <w:ilvl w:val="0"/>
          <w:numId w:val="16"/>
        </w:numPr>
        <w:rPr>
          <w:highlight w:val="white"/>
        </w:rPr>
      </w:pPr>
      <w:r>
        <w:rPr>
          <w:sz w:val="20"/>
          <w:szCs w:val="20"/>
          <w:highlight w:val="white"/>
        </w:rPr>
        <w:t xml:space="preserve">Young BE, Ong SWX, </w:t>
      </w:r>
      <w:proofErr w:type="spellStart"/>
      <w:r>
        <w:rPr>
          <w:sz w:val="20"/>
          <w:szCs w:val="20"/>
          <w:highlight w:val="white"/>
        </w:rPr>
        <w:t>Kalimuddin</w:t>
      </w:r>
      <w:proofErr w:type="spellEnd"/>
      <w:r>
        <w:rPr>
          <w:sz w:val="20"/>
          <w:szCs w:val="20"/>
          <w:highlight w:val="white"/>
        </w:rPr>
        <w:t xml:space="preserve"> S, et al.</w:t>
      </w:r>
      <w:r>
        <w:rPr>
          <w:sz w:val="20"/>
          <w:szCs w:val="20"/>
          <w:highlight w:val="white"/>
        </w:rPr>
        <w:t xml:space="preserve"> Epidemiologic Features and Clinical Course of Patients Infected With SARS-CoV-2 in Singapore. </w:t>
      </w:r>
      <w:r>
        <w:rPr>
          <w:i/>
          <w:sz w:val="20"/>
          <w:szCs w:val="20"/>
          <w:highlight w:val="white"/>
        </w:rPr>
        <w:t>JAMA</w:t>
      </w:r>
      <w:r>
        <w:rPr>
          <w:sz w:val="20"/>
          <w:szCs w:val="20"/>
          <w:highlight w:val="white"/>
        </w:rPr>
        <w:t xml:space="preserve">. 2020 Mar 3. DOI: </w:t>
      </w:r>
      <w:hyperlink r:id="rId584">
        <w:r>
          <w:rPr>
            <w:color w:val="1155CC"/>
            <w:sz w:val="20"/>
            <w:szCs w:val="20"/>
            <w:highlight w:val="white"/>
            <w:u w:val="single"/>
          </w:rPr>
          <w:t>10.1001/jama.2020.3204</w:t>
        </w:r>
      </w:hyperlink>
      <w:r>
        <w:rPr>
          <w:sz w:val="20"/>
          <w:szCs w:val="20"/>
          <w:highlight w:val="white"/>
        </w:rPr>
        <w:t xml:space="preserve">. PMID: </w:t>
      </w:r>
      <w:hyperlink r:id="rId585">
        <w:r>
          <w:rPr>
            <w:color w:val="1155CC"/>
            <w:sz w:val="20"/>
            <w:szCs w:val="20"/>
            <w:highlight w:val="white"/>
            <w:u w:val="single"/>
          </w:rPr>
          <w:t>32125362</w:t>
        </w:r>
      </w:hyperlink>
      <w:r>
        <w:rPr>
          <w:sz w:val="20"/>
          <w:szCs w:val="20"/>
          <w:highlight w:val="white"/>
        </w:rPr>
        <w:t>.</w:t>
      </w:r>
    </w:p>
    <w:p w14:paraId="1A780F66" w14:textId="77777777" w:rsidR="00327D66" w:rsidRDefault="00C932BA">
      <w:pPr>
        <w:numPr>
          <w:ilvl w:val="0"/>
          <w:numId w:val="16"/>
        </w:numPr>
        <w:rPr>
          <w:highlight w:val="white"/>
        </w:rPr>
      </w:pPr>
      <w:r>
        <w:rPr>
          <w:sz w:val="20"/>
          <w:szCs w:val="20"/>
          <w:highlight w:val="white"/>
        </w:rPr>
        <w:t xml:space="preserve">Zeng J, Huang J, Pan L. How to balance acute myocardial infarction and COVID-19: the protocols from Sichuan Provincial People’s Hospital. </w:t>
      </w:r>
      <w:r>
        <w:rPr>
          <w:i/>
          <w:sz w:val="20"/>
          <w:szCs w:val="20"/>
          <w:highlight w:val="white"/>
        </w:rPr>
        <w:t>Intensive Care Med</w:t>
      </w:r>
      <w:r>
        <w:rPr>
          <w:sz w:val="20"/>
          <w:szCs w:val="20"/>
          <w:highlight w:val="white"/>
        </w:rPr>
        <w:t xml:space="preserve">. 2020 Mar 11. DOI: </w:t>
      </w:r>
      <w:hyperlink r:id="rId586">
        <w:r>
          <w:rPr>
            <w:color w:val="1155CC"/>
            <w:sz w:val="20"/>
            <w:szCs w:val="20"/>
            <w:highlight w:val="white"/>
            <w:u w:val="single"/>
          </w:rPr>
          <w:t>10.1007/s00134-020-</w:t>
        </w:r>
        <w:r>
          <w:rPr>
            <w:color w:val="1155CC"/>
            <w:sz w:val="20"/>
            <w:szCs w:val="20"/>
            <w:highlight w:val="white"/>
            <w:u w:val="single"/>
          </w:rPr>
          <w:t>05993-9</w:t>
        </w:r>
      </w:hyperlink>
      <w:r>
        <w:rPr>
          <w:sz w:val="20"/>
          <w:szCs w:val="20"/>
          <w:highlight w:val="white"/>
        </w:rPr>
        <w:t xml:space="preserve">. PMID: </w:t>
      </w:r>
      <w:hyperlink r:id="rId587">
        <w:r>
          <w:rPr>
            <w:color w:val="1155CC"/>
            <w:sz w:val="20"/>
            <w:szCs w:val="20"/>
            <w:highlight w:val="white"/>
            <w:u w:val="single"/>
          </w:rPr>
          <w:t>32162032</w:t>
        </w:r>
      </w:hyperlink>
      <w:r>
        <w:rPr>
          <w:sz w:val="20"/>
          <w:szCs w:val="20"/>
          <w:highlight w:val="white"/>
        </w:rPr>
        <w:t>.</w:t>
      </w:r>
    </w:p>
    <w:p w14:paraId="0AF3765A" w14:textId="77777777" w:rsidR="00327D66" w:rsidRDefault="00C932BA">
      <w:pPr>
        <w:numPr>
          <w:ilvl w:val="0"/>
          <w:numId w:val="16"/>
        </w:numPr>
        <w:rPr>
          <w:highlight w:val="white"/>
        </w:rPr>
      </w:pPr>
      <w:r>
        <w:rPr>
          <w:sz w:val="20"/>
          <w:szCs w:val="20"/>
          <w:highlight w:val="white"/>
        </w:rPr>
        <w:lastRenderedPageBreak/>
        <w:t xml:space="preserve">Zeng JH, Liu Y, Yuan J, et al. First Case of COVID-19 Infection with Fulminant Myocarditis Complication: Case Report and Insights. </w:t>
      </w:r>
      <w:r>
        <w:rPr>
          <w:i/>
          <w:sz w:val="20"/>
          <w:szCs w:val="20"/>
          <w:highlight w:val="white"/>
        </w:rPr>
        <w:t>Preprints.</w:t>
      </w:r>
      <w:r>
        <w:rPr>
          <w:sz w:val="20"/>
          <w:szCs w:val="20"/>
          <w:highlight w:val="white"/>
        </w:rPr>
        <w:t xml:space="preserve"> 2020, 2020030180. DOI: </w:t>
      </w:r>
      <w:hyperlink r:id="rId588">
        <w:r>
          <w:rPr>
            <w:color w:val="1155CC"/>
            <w:sz w:val="20"/>
            <w:szCs w:val="20"/>
            <w:highlight w:val="white"/>
            <w:u w:val="single"/>
          </w:rPr>
          <w:t>10.20944/preprints202003.0180.v1</w:t>
        </w:r>
      </w:hyperlink>
      <w:r>
        <w:rPr>
          <w:sz w:val="20"/>
          <w:szCs w:val="20"/>
          <w:highlight w:val="white"/>
        </w:rPr>
        <w:t>. Preprint.</w:t>
      </w:r>
    </w:p>
    <w:p w14:paraId="39101A4F" w14:textId="77777777" w:rsidR="00327D66" w:rsidRDefault="00C932BA">
      <w:pPr>
        <w:numPr>
          <w:ilvl w:val="0"/>
          <w:numId w:val="16"/>
        </w:numPr>
        <w:rPr>
          <w:highlight w:val="white"/>
        </w:rPr>
      </w:pPr>
      <w:r>
        <w:rPr>
          <w:sz w:val="20"/>
          <w:szCs w:val="20"/>
          <w:highlight w:val="white"/>
        </w:rPr>
        <w:t xml:space="preserve">Zhang C, Shi L, Wang FS. Liver injury in COVID-19: management and challenges. </w:t>
      </w:r>
      <w:r>
        <w:rPr>
          <w:i/>
          <w:sz w:val="20"/>
          <w:szCs w:val="20"/>
          <w:highlight w:val="white"/>
        </w:rPr>
        <w:t xml:space="preserve">Lancet Gastroenterol </w:t>
      </w:r>
      <w:proofErr w:type="spellStart"/>
      <w:r>
        <w:rPr>
          <w:i/>
          <w:sz w:val="20"/>
          <w:szCs w:val="20"/>
          <w:highlight w:val="white"/>
        </w:rPr>
        <w:t>Hepatol</w:t>
      </w:r>
      <w:proofErr w:type="spellEnd"/>
      <w:r>
        <w:rPr>
          <w:sz w:val="20"/>
          <w:szCs w:val="20"/>
          <w:highlight w:val="white"/>
        </w:rPr>
        <w:t xml:space="preserve">. 2020 Mar </w:t>
      </w:r>
      <w:proofErr w:type="gramStart"/>
      <w:r>
        <w:rPr>
          <w:sz w:val="20"/>
          <w:szCs w:val="20"/>
          <w:highlight w:val="white"/>
        </w:rPr>
        <w:t>4;S</w:t>
      </w:r>
      <w:proofErr w:type="gramEnd"/>
      <w:r>
        <w:rPr>
          <w:sz w:val="20"/>
          <w:szCs w:val="20"/>
          <w:highlight w:val="white"/>
        </w:rPr>
        <w:t xml:space="preserve">2468-1253(20)30057-1. DOI: </w:t>
      </w:r>
      <w:hyperlink r:id="rId589">
        <w:r>
          <w:rPr>
            <w:color w:val="1155CC"/>
            <w:sz w:val="20"/>
            <w:szCs w:val="20"/>
            <w:highlight w:val="white"/>
            <w:u w:val="single"/>
          </w:rPr>
          <w:t>10.1016/S2468-1253(20)30057-1</w:t>
        </w:r>
      </w:hyperlink>
      <w:r>
        <w:rPr>
          <w:sz w:val="20"/>
          <w:szCs w:val="20"/>
          <w:highlight w:val="white"/>
        </w:rPr>
        <w:t xml:space="preserve">. PMID: </w:t>
      </w:r>
      <w:hyperlink r:id="rId590">
        <w:r>
          <w:rPr>
            <w:color w:val="1155CC"/>
            <w:sz w:val="20"/>
            <w:szCs w:val="20"/>
            <w:highlight w:val="white"/>
            <w:u w:val="single"/>
          </w:rPr>
          <w:t>32145190</w:t>
        </w:r>
      </w:hyperlink>
      <w:r>
        <w:rPr>
          <w:sz w:val="20"/>
          <w:szCs w:val="20"/>
          <w:highlight w:val="white"/>
        </w:rPr>
        <w:t>.</w:t>
      </w:r>
    </w:p>
    <w:p w14:paraId="39CE2AB5" w14:textId="77777777" w:rsidR="00327D66" w:rsidRDefault="00C932BA">
      <w:pPr>
        <w:numPr>
          <w:ilvl w:val="0"/>
          <w:numId w:val="16"/>
        </w:numPr>
        <w:rPr>
          <w:highlight w:val="white"/>
        </w:rPr>
      </w:pPr>
      <w:r>
        <w:rPr>
          <w:sz w:val="20"/>
          <w:szCs w:val="20"/>
          <w:highlight w:val="white"/>
        </w:rPr>
        <w:t xml:space="preserve">Zheng YY, Ma YT, Zhang JY, et al. COVID-19 and the cardiovascular system. </w:t>
      </w:r>
      <w:r>
        <w:rPr>
          <w:i/>
          <w:sz w:val="20"/>
          <w:szCs w:val="20"/>
          <w:highlight w:val="white"/>
        </w:rPr>
        <w:t xml:space="preserve">Nat Rev </w:t>
      </w:r>
      <w:proofErr w:type="spellStart"/>
      <w:r>
        <w:rPr>
          <w:i/>
          <w:sz w:val="20"/>
          <w:szCs w:val="20"/>
          <w:highlight w:val="white"/>
        </w:rPr>
        <w:t>Cardiol</w:t>
      </w:r>
      <w:proofErr w:type="spellEnd"/>
      <w:r>
        <w:rPr>
          <w:sz w:val="20"/>
          <w:szCs w:val="20"/>
          <w:highlight w:val="white"/>
        </w:rPr>
        <w:t xml:space="preserve">. 2020 Mar 5. DOI: </w:t>
      </w:r>
      <w:hyperlink r:id="rId591">
        <w:r>
          <w:rPr>
            <w:color w:val="1155CC"/>
            <w:sz w:val="20"/>
            <w:szCs w:val="20"/>
            <w:highlight w:val="white"/>
            <w:u w:val="single"/>
          </w:rPr>
          <w:t>10.1038/s41569-020-0360-5</w:t>
        </w:r>
      </w:hyperlink>
      <w:r>
        <w:rPr>
          <w:sz w:val="20"/>
          <w:szCs w:val="20"/>
          <w:highlight w:val="white"/>
        </w:rPr>
        <w:t xml:space="preserve">. PMID: </w:t>
      </w:r>
      <w:hyperlink r:id="rId592">
        <w:r>
          <w:rPr>
            <w:color w:val="1155CC"/>
            <w:sz w:val="20"/>
            <w:szCs w:val="20"/>
            <w:highlight w:val="white"/>
            <w:u w:val="single"/>
          </w:rPr>
          <w:t>32139904</w:t>
        </w:r>
      </w:hyperlink>
      <w:r>
        <w:rPr>
          <w:sz w:val="20"/>
          <w:szCs w:val="20"/>
          <w:highlight w:val="white"/>
        </w:rPr>
        <w:t>.</w:t>
      </w:r>
    </w:p>
    <w:p w14:paraId="35492BB6" w14:textId="77777777" w:rsidR="00327D66" w:rsidRDefault="00C932BA">
      <w:pPr>
        <w:numPr>
          <w:ilvl w:val="0"/>
          <w:numId w:val="16"/>
        </w:numPr>
        <w:rPr>
          <w:highlight w:val="white"/>
        </w:rPr>
      </w:pPr>
      <w:proofErr w:type="spellStart"/>
      <w:r>
        <w:rPr>
          <w:sz w:val="20"/>
          <w:szCs w:val="20"/>
          <w:highlight w:val="white"/>
        </w:rPr>
        <w:t>Zhonghua</w:t>
      </w:r>
      <w:proofErr w:type="spellEnd"/>
      <w:r>
        <w:rPr>
          <w:sz w:val="20"/>
          <w:szCs w:val="20"/>
          <w:highlight w:val="white"/>
        </w:rPr>
        <w:t xml:space="preserve"> </w:t>
      </w:r>
      <w:proofErr w:type="spellStart"/>
      <w:r>
        <w:rPr>
          <w:sz w:val="20"/>
          <w:szCs w:val="20"/>
          <w:highlight w:val="white"/>
        </w:rPr>
        <w:t>Jie</w:t>
      </w:r>
      <w:proofErr w:type="spellEnd"/>
      <w:r>
        <w:rPr>
          <w:sz w:val="20"/>
          <w:szCs w:val="20"/>
          <w:highlight w:val="white"/>
        </w:rPr>
        <w:t xml:space="preserve"> He </w:t>
      </w:r>
      <w:proofErr w:type="spellStart"/>
      <w:r>
        <w:rPr>
          <w:sz w:val="20"/>
          <w:szCs w:val="20"/>
          <w:highlight w:val="white"/>
        </w:rPr>
        <w:t>He</w:t>
      </w:r>
      <w:proofErr w:type="spellEnd"/>
      <w:r>
        <w:rPr>
          <w:sz w:val="20"/>
          <w:szCs w:val="20"/>
          <w:highlight w:val="white"/>
        </w:rPr>
        <w:t xml:space="preserve"> Hu Xi Za </w:t>
      </w:r>
      <w:proofErr w:type="spellStart"/>
      <w:r>
        <w:rPr>
          <w:sz w:val="20"/>
          <w:szCs w:val="20"/>
          <w:highlight w:val="white"/>
        </w:rPr>
        <w:t>Zhi</w:t>
      </w:r>
      <w:proofErr w:type="spellEnd"/>
      <w:r>
        <w:rPr>
          <w:sz w:val="20"/>
          <w:szCs w:val="20"/>
          <w:highlight w:val="white"/>
        </w:rPr>
        <w:t>. [Expert consensus on chloroquin</w:t>
      </w:r>
      <w:r>
        <w:rPr>
          <w:sz w:val="20"/>
          <w:szCs w:val="20"/>
          <w:highlight w:val="white"/>
        </w:rPr>
        <w:t xml:space="preserve">e phosphate for the treatment of novel coronavirus pneumonia]. </w:t>
      </w:r>
      <w:r>
        <w:rPr>
          <w:i/>
          <w:sz w:val="20"/>
          <w:szCs w:val="20"/>
          <w:highlight w:val="white"/>
        </w:rPr>
        <w:t>CMAPH</w:t>
      </w:r>
      <w:r>
        <w:rPr>
          <w:sz w:val="20"/>
          <w:szCs w:val="20"/>
          <w:highlight w:val="white"/>
        </w:rPr>
        <w:t>. 2020 Feb;43(0</w:t>
      </w:r>
      <w:proofErr w:type="gramStart"/>
      <w:r>
        <w:rPr>
          <w:sz w:val="20"/>
          <w:szCs w:val="20"/>
          <w:highlight w:val="white"/>
        </w:rPr>
        <w:t>):E</w:t>
      </w:r>
      <w:proofErr w:type="gramEnd"/>
      <w:r>
        <w:rPr>
          <w:sz w:val="20"/>
          <w:szCs w:val="20"/>
          <w:highlight w:val="white"/>
        </w:rPr>
        <w:t xml:space="preserve">019. DOI: </w:t>
      </w:r>
      <w:hyperlink r:id="rId593">
        <w:r>
          <w:rPr>
            <w:color w:val="1155CC"/>
            <w:sz w:val="20"/>
            <w:szCs w:val="20"/>
            <w:highlight w:val="white"/>
            <w:u w:val="single"/>
          </w:rPr>
          <w:t>10.3760/cma.j.issn.1001-0939.2020.0019</w:t>
        </w:r>
      </w:hyperlink>
      <w:r>
        <w:rPr>
          <w:sz w:val="20"/>
          <w:szCs w:val="20"/>
          <w:highlight w:val="white"/>
        </w:rPr>
        <w:t xml:space="preserve">. PMID: </w:t>
      </w:r>
      <w:hyperlink r:id="rId594">
        <w:r>
          <w:rPr>
            <w:color w:val="1155CC"/>
            <w:sz w:val="20"/>
            <w:szCs w:val="20"/>
            <w:highlight w:val="white"/>
            <w:u w:val="single"/>
          </w:rPr>
          <w:t>32075365</w:t>
        </w:r>
      </w:hyperlink>
      <w:r>
        <w:rPr>
          <w:sz w:val="20"/>
          <w:szCs w:val="20"/>
          <w:highlight w:val="white"/>
        </w:rPr>
        <w:t>.</w:t>
      </w:r>
    </w:p>
    <w:p w14:paraId="531EA34F" w14:textId="77777777" w:rsidR="00327D66" w:rsidRDefault="00C932BA">
      <w:pPr>
        <w:numPr>
          <w:ilvl w:val="0"/>
          <w:numId w:val="16"/>
        </w:numPr>
        <w:rPr>
          <w:highlight w:val="white"/>
        </w:rPr>
      </w:pPr>
      <w:proofErr w:type="spellStart"/>
      <w:r>
        <w:rPr>
          <w:sz w:val="20"/>
          <w:szCs w:val="20"/>
          <w:highlight w:val="white"/>
        </w:rPr>
        <w:t>Zhonghua</w:t>
      </w:r>
      <w:proofErr w:type="spellEnd"/>
      <w:r>
        <w:rPr>
          <w:sz w:val="20"/>
          <w:szCs w:val="20"/>
          <w:highlight w:val="white"/>
        </w:rPr>
        <w:t xml:space="preserve"> Xin </w:t>
      </w:r>
      <w:proofErr w:type="spellStart"/>
      <w:r>
        <w:rPr>
          <w:sz w:val="20"/>
          <w:szCs w:val="20"/>
          <w:highlight w:val="white"/>
        </w:rPr>
        <w:t>Xue</w:t>
      </w:r>
      <w:proofErr w:type="spellEnd"/>
      <w:r>
        <w:rPr>
          <w:sz w:val="20"/>
          <w:szCs w:val="20"/>
          <w:highlight w:val="white"/>
        </w:rPr>
        <w:t xml:space="preserve"> Guan Bing Za </w:t>
      </w:r>
      <w:proofErr w:type="spellStart"/>
      <w:r>
        <w:rPr>
          <w:sz w:val="20"/>
          <w:szCs w:val="20"/>
          <w:highlight w:val="white"/>
        </w:rPr>
        <w:t>Zhi</w:t>
      </w:r>
      <w:proofErr w:type="spellEnd"/>
      <w:r>
        <w:rPr>
          <w:sz w:val="20"/>
          <w:szCs w:val="20"/>
          <w:highlight w:val="white"/>
        </w:rPr>
        <w:t xml:space="preserve">. [Analysis of myocardial injury in patients with COVID-19 and association between concomitant cardiovascular diseases and severity of COVID-19]. </w:t>
      </w:r>
      <w:r>
        <w:rPr>
          <w:i/>
          <w:sz w:val="20"/>
          <w:szCs w:val="20"/>
          <w:highlight w:val="white"/>
        </w:rPr>
        <w:t xml:space="preserve">CMAPH. </w:t>
      </w:r>
      <w:r>
        <w:rPr>
          <w:sz w:val="20"/>
          <w:szCs w:val="20"/>
          <w:highlight w:val="white"/>
        </w:rPr>
        <w:t>2020 Mar;48(0</w:t>
      </w:r>
      <w:proofErr w:type="gramStart"/>
      <w:r>
        <w:rPr>
          <w:sz w:val="20"/>
          <w:szCs w:val="20"/>
          <w:highlight w:val="white"/>
        </w:rPr>
        <w:t>):E</w:t>
      </w:r>
      <w:proofErr w:type="gramEnd"/>
      <w:r>
        <w:rPr>
          <w:sz w:val="20"/>
          <w:szCs w:val="20"/>
          <w:highlight w:val="white"/>
        </w:rPr>
        <w:t xml:space="preserve">008. DOI: </w:t>
      </w:r>
      <w:hyperlink r:id="rId595">
        <w:r>
          <w:rPr>
            <w:color w:val="1155CC"/>
            <w:sz w:val="20"/>
            <w:szCs w:val="20"/>
            <w:highlight w:val="white"/>
            <w:u w:val="single"/>
          </w:rPr>
          <w:t>10.3760/cma.j.cn112148-20200225-00123</w:t>
        </w:r>
      </w:hyperlink>
      <w:r>
        <w:rPr>
          <w:sz w:val="20"/>
          <w:szCs w:val="20"/>
          <w:highlight w:val="white"/>
        </w:rPr>
        <w:t xml:space="preserve">. PMID: </w:t>
      </w:r>
      <w:hyperlink r:id="rId596">
        <w:r>
          <w:rPr>
            <w:color w:val="1155CC"/>
            <w:sz w:val="20"/>
            <w:szCs w:val="20"/>
            <w:highlight w:val="white"/>
            <w:u w:val="single"/>
          </w:rPr>
          <w:t>32141280</w:t>
        </w:r>
      </w:hyperlink>
      <w:r>
        <w:rPr>
          <w:sz w:val="20"/>
          <w:szCs w:val="20"/>
          <w:highlight w:val="white"/>
        </w:rPr>
        <w:t>.</w:t>
      </w:r>
    </w:p>
    <w:p w14:paraId="596BDE65" w14:textId="77777777" w:rsidR="00327D66" w:rsidRDefault="00C932BA">
      <w:pPr>
        <w:numPr>
          <w:ilvl w:val="0"/>
          <w:numId w:val="16"/>
        </w:numPr>
        <w:rPr>
          <w:highlight w:val="white"/>
        </w:rPr>
      </w:pPr>
      <w:r>
        <w:rPr>
          <w:sz w:val="20"/>
          <w:szCs w:val="20"/>
          <w:highlight w:val="white"/>
        </w:rPr>
        <w:t>Zhou F, Yu T, Du R, et al. Clinical course and risk factors for mortality of a</w:t>
      </w:r>
      <w:r>
        <w:rPr>
          <w:sz w:val="20"/>
          <w:szCs w:val="20"/>
          <w:highlight w:val="white"/>
        </w:rPr>
        <w:t xml:space="preserve">dult inpatients with COVID-19 in Wuhan, China: a retrospective cohort study. </w:t>
      </w:r>
      <w:r>
        <w:rPr>
          <w:i/>
          <w:sz w:val="20"/>
          <w:szCs w:val="20"/>
          <w:highlight w:val="white"/>
        </w:rPr>
        <w:t>Lancet.</w:t>
      </w:r>
      <w:r>
        <w:rPr>
          <w:sz w:val="20"/>
          <w:szCs w:val="20"/>
          <w:highlight w:val="white"/>
        </w:rPr>
        <w:t xml:space="preserve"> 2020 Mar </w:t>
      </w:r>
      <w:proofErr w:type="gramStart"/>
      <w:r>
        <w:rPr>
          <w:sz w:val="20"/>
          <w:szCs w:val="20"/>
          <w:highlight w:val="white"/>
        </w:rPr>
        <w:t>11;S</w:t>
      </w:r>
      <w:proofErr w:type="gramEnd"/>
      <w:r>
        <w:rPr>
          <w:sz w:val="20"/>
          <w:szCs w:val="20"/>
          <w:highlight w:val="white"/>
        </w:rPr>
        <w:t xml:space="preserve">0140-6736(20)30566-3. DOI: </w:t>
      </w:r>
      <w:hyperlink r:id="rId597">
        <w:r>
          <w:rPr>
            <w:color w:val="1155CC"/>
            <w:sz w:val="20"/>
            <w:szCs w:val="20"/>
            <w:highlight w:val="white"/>
            <w:u w:val="single"/>
          </w:rPr>
          <w:t>10.1016/S0140-6736(20)30566-3</w:t>
        </w:r>
      </w:hyperlink>
      <w:r>
        <w:rPr>
          <w:sz w:val="20"/>
          <w:szCs w:val="20"/>
          <w:highlight w:val="white"/>
        </w:rPr>
        <w:t xml:space="preserve">. PMID: </w:t>
      </w:r>
      <w:hyperlink r:id="rId598">
        <w:r>
          <w:rPr>
            <w:color w:val="1155CC"/>
            <w:sz w:val="20"/>
            <w:szCs w:val="20"/>
            <w:highlight w:val="white"/>
            <w:u w:val="single"/>
          </w:rPr>
          <w:t>32171076</w:t>
        </w:r>
      </w:hyperlink>
      <w:r>
        <w:rPr>
          <w:sz w:val="20"/>
          <w:szCs w:val="20"/>
          <w:highlight w:val="white"/>
        </w:rPr>
        <w:t>.</w:t>
      </w:r>
    </w:p>
    <w:p w14:paraId="1A3FBA96" w14:textId="77777777" w:rsidR="00327D66" w:rsidRDefault="00C932BA">
      <w:pPr>
        <w:numPr>
          <w:ilvl w:val="0"/>
          <w:numId w:val="16"/>
        </w:numPr>
        <w:rPr>
          <w:highlight w:val="white"/>
        </w:rPr>
      </w:pPr>
      <w:proofErr w:type="gramStart"/>
      <w:r>
        <w:rPr>
          <w:sz w:val="20"/>
          <w:szCs w:val="20"/>
          <w:highlight w:val="white"/>
        </w:rPr>
        <w:t>Zhou  P</w:t>
      </w:r>
      <w:proofErr w:type="gramEnd"/>
      <w:r>
        <w:rPr>
          <w:sz w:val="20"/>
          <w:szCs w:val="20"/>
          <w:highlight w:val="white"/>
        </w:rPr>
        <w:t xml:space="preserve">, Yang XL, Wang XG, et al. A pneumonia outbreak associated with a new coronavirus of probable bat origin. </w:t>
      </w:r>
      <w:r>
        <w:rPr>
          <w:i/>
          <w:sz w:val="20"/>
          <w:szCs w:val="20"/>
          <w:highlight w:val="white"/>
        </w:rPr>
        <w:t>Nature</w:t>
      </w:r>
      <w:r>
        <w:rPr>
          <w:sz w:val="20"/>
          <w:szCs w:val="20"/>
          <w:highlight w:val="white"/>
        </w:rPr>
        <w:t xml:space="preserve">. 2020;579(7798):270-273. DOI: </w:t>
      </w:r>
      <w:hyperlink r:id="rId599">
        <w:r>
          <w:rPr>
            <w:color w:val="1155CC"/>
            <w:sz w:val="20"/>
            <w:szCs w:val="20"/>
            <w:highlight w:val="white"/>
            <w:u w:val="single"/>
          </w:rPr>
          <w:t>10.</w:t>
        </w:r>
        <w:r>
          <w:rPr>
            <w:color w:val="1155CC"/>
            <w:sz w:val="20"/>
            <w:szCs w:val="20"/>
            <w:highlight w:val="white"/>
            <w:u w:val="single"/>
          </w:rPr>
          <w:t>1038/s41586-020-2012-7</w:t>
        </w:r>
      </w:hyperlink>
      <w:r>
        <w:rPr>
          <w:sz w:val="20"/>
          <w:szCs w:val="20"/>
          <w:highlight w:val="white"/>
        </w:rPr>
        <w:t xml:space="preserve">. PMID: </w:t>
      </w:r>
      <w:hyperlink r:id="rId600">
        <w:r>
          <w:rPr>
            <w:color w:val="1155CC"/>
            <w:sz w:val="20"/>
            <w:szCs w:val="20"/>
            <w:highlight w:val="white"/>
            <w:u w:val="single"/>
          </w:rPr>
          <w:t>32015507</w:t>
        </w:r>
      </w:hyperlink>
      <w:r>
        <w:rPr>
          <w:sz w:val="20"/>
          <w:szCs w:val="20"/>
          <w:highlight w:val="white"/>
        </w:rPr>
        <w:t>.</w:t>
      </w:r>
    </w:p>
    <w:p w14:paraId="19E5C391" w14:textId="77777777" w:rsidR="00327D66" w:rsidRDefault="00C932BA">
      <w:pPr>
        <w:numPr>
          <w:ilvl w:val="0"/>
          <w:numId w:val="16"/>
        </w:numPr>
        <w:rPr>
          <w:highlight w:val="white"/>
        </w:rPr>
      </w:pPr>
      <w:proofErr w:type="spellStart"/>
      <w:r>
        <w:rPr>
          <w:sz w:val="20"/>
          <w:szCs w:val="20"/>
          <w:highlight w:val="white"/>
        </w:rPr>
        <w:t>Zuo</w:t>
      </w:r>
      <w:proofErr w:type="spellEnd"/>
      <w:r>
        <w:rPr>
          <w:sz w:val="20"/>
          <w:szCs w:val="20"/>
          <w:highlight w:val="white"/>
        </w:rPr>
        <w:t xml:space="preserve"> MZ, Huang YG, Ma WH, et al. Expert Recommendations for Tracheal Intubation in Critically ill Patients with Novel Coronavirus Disease 2019. </w:t>
      </w:r>
      <w:r>
        <w:rPr>
          <w:i/>
          <w:sz w:val="20"/>
          <w:szCs w:val="20"/>
          <w:highlight w:val="white"/>
        </w:rPr>
        <w:t>Chin Med Sci J</w:t>
      </w:r>
      <w:r>
        <w:rPr>
          <w:sz w:val="20"/>
          <w:szCs w:val="20"/>
          <w:highlight w:val="white"/>
        </w:rPr>
        <w:t xml:space="preserve">. 2020 Feb 27. DOI: </w:t>
      </w:r>
      <w:hyperlink r:id="rId601">
        <w:r>
          <w:rPr>
            <w:color w:val="1155CC"/>
            <w:sz w:val="20"/>
            <w:szCs w:val="20"/>
            <w:highlight w:val="white"/>
            <w:u w:val="single"/>
          </w:rPr>
          <w:t>10.24920/003724</w:t>
        </w:r>
      </w:hyperlink>
      <w:r>
        <w:rPr>
          <w:sz w:val="20"/>
          <w:szCs w:val="20"/>
          <w:highlight w:val="white"/>
        </w:rPr>
        <w:t xml:space="preserve">. PMID: </w:t>
      </w:r>
      <w:hyperlink r:id="rId602">
        <w:r>
          <w:rPr>
            <w:color w:val="1155CC"/>
            <w:sz w:val="20"/>
            <w:szCs w:val="20"/>
            <w:highlight w:val="white"/>
            <w:u w:val="single"/>
          </w:rPr>
          <w:t>32102726</w:t>
        </w:r>
      </w:hyperlink>
      <w:r>
        <w:rPr>
          <w:sz w:val="20"/>
          <w:szCs w:val="20"/>
          <w:highlight w:val="white"/>
        </w:rPr>
        <w:t>.</w:t>
      </w:r>
    </w:p>
    <w:p w14:paraId="1E8C588F" w14:textId="77777777" w:rsidR="00327D66" w:rsidRDefault="00327D66">
      <w:pPr>
        <w:ind w:left="720"/>
        <w:rPr>
          <w:rFonts w:ascii="Calibri" w:eastAsia="Calibri" w:hAnsi="Calibri" w:cs="Calibri"/>
          <w:sz w:val="24"/>
          <w:szCs w:val="24"/>
        </w:rPr>
      </w:pPr>
    </w:p>
    <w:p w14:paraId="092E3959" w14:textId="77777777" w:rsidR="00327D66" w:rsidRDefault="00C932BA">
      <w:pPr>
        <w:pStyle w:val="Heading1"/>
      </w:pPr>
      <w:bookmarkStart w:id="86" w:name="_t36cynad724o" w:colFirst="0" w:colLast="0"/>
      <w:bookmarkEnd w:id="86"/>
      <w:r>
        <w:br w:type="page"/>
      </w:r>
    </w:p>
    <w:p w14:paraId="4D5AC52D" w14:textId="77777777" w:rsidR="00327D66" w:rsidRDefault="00C932BA">
      <w:pPr>
        <w:pStyle w:val="Heading1"/>
      </w:pPr>
      <w:bookmarkStart w:id="87" w:name="_9um4ryva0zlb" w:colFirst="0" w:colLast="0"/>
      <w:bookmarkEnd w:id="87"/>
      <w:r>
        <w:lastRenderedPageBreak/>
        <w:t xml:space="preserve">ADDENDUM: COVID ICU Bundle Checklist  </w:t>
      </w:r>
    </w:p>
    <w:p w14:paraId="2E4B31E1" w14:textId="77777777" w:rsidR="00327D66" w:rsidRDefault="00C932BA">
      <w:pPr>
        <w:shd w:val="clear" w:color="auto" w:fill="FFFFFF"/>
      </w:pPr>
      <w:r>
        <w:t>Rationale: Use of a daily checklist ensures that routine quality measures are in place for each patient.  Review Bundle Checklist at the end of eac</w:t>
      </w:r>
      <w:r>
        <w:t xml:space="preserve">h patient’s presentation, every day.  </w:t>
      </w:r>
      <w:r>
        <w:rPr>
          <w:u w:val="single"/>
        </w:rPr>
        <w:t>Each section should be performed unless there is a contraindication or barrier to implementation</w:t>
      </w:r>
      <w:r>
        <w:t xml:space="preserve">. If a contraindication is present, discuss how barriers may be overcome. </w:t>
      </w:r>
    </w:p>
    <w:p w14:paraId="15C5591C" w14:textId="77777777" w:rsidR="00327D66" w:rsidRDefault="00327D66">
      <w:pPr>
        <w:shd w:val="clear" w:color="auto" w:fill="FFFFFF"/>
        <w:sectPr w:rsidR="00327D66">
          <w:headerReference w:type="default" r:id="rId603"/>
          <w:footerReference w:type="default" r:id="rId604"/>
          <w:pgSz w:w="12240" w:h="15840"/>
          <w:pgMar w:top="1440" w:right="1440" w:bottom="1440" w:left="1440" w:header="720" w:footer="720" w:gutter="0"/>
          <w:pgNumType w:start="1"/>
          <w:cols w:space="720"/>
        </w:sectPr>
      </w:pPr>
    </w:p>
    <w:p w14:paraId="4EF84EE1" w14:textId="77777777" w:rsidR="00327D66" w:rsidRDefault="00C932BA">
      <w:pPr>
        <w:shd w:val="clear" w:color="auto" w:fill="FFFFFF"/>
      </w:pPr>
      <w:r>
        <w:rPr>
          <w:b/>
        </w:rPr>
        <w:t>Ventilator</w:t>
      </w:r>
      <w:r>
        <w:t xml:space="preserve"> </w:t>
      </w:r>
    </w:p>
    <w:p w14:paraId="26F6E10F" w14:textId="77777777" w:rsidR="00327D66" w:rsidRDefault="00C932BA">
      <w:pPr>
        <w:shd w:val="clear" w:color="auto" w:fill="FFFFFF"/>
      </w:pPr>
      <w:r>
        <w:t>🗆</w:t>
      </w:r>
      <w:r>
        <w:t xml:space="preserve"> Spontaneous Awakening Trial (SAT)</w:t>
      </w:r>
    </w:p>
    <w:p w14:paraId="6824D5B0" w14:textId="77777777" w:rsidR="00327D66" w:rsidRDefault="00C932BA">
      <w:pPr>
        <w:shd w:val="clear" w:color="auto" w:fill="FFFFFF"/>
      </w:pPr>
      <w:r>
        <w:t xml:space="preserve">= turn off sedation </w:t>
      </w:r>
    </w:p>
    <w:p w14:paraId="6826A796" w14:textId="77777777" w:rsidR="00327D66" w:rsidRDefault="00C932BA">
      <w:pPr>
        <w:shd w:val="clear" w:color="auto" w:fill="FFFFFF"/>
      </w:pPr>
      <w:r>
        <w:t>🗆</w:t>
      </w:r>
      <w:r>
        <w:t xml:space="preserve"> Spontaneous Breathing Trial (SBT)</w:t>
      </w:r>
    </w:p>
    <w:p w14:paraId="2DF81FDA" w14:textId="77777777" w:rsidR="00327D66" w:rsidRDefault="00C932BA">
      <w:pPr>
        <w:shd w:val="clear" w:color="auto" w:fill="FFFFFF"/>
      </w:pPr>
      <w:r>
        <w:t>= Place patient on Pressure Support 5/5</w:t>
      </w:r>
    </w:p>
    <w:p w14:paraId="22EAB96D" w14:textId="77777777" w:rsidR="00327D66" w:rsidRDefault="00C932BA">
      <w:pPr>
        <w:shd w:val="clear" w:color="auto" w:fill="FFFFFF"/>
      </w:pPr>
      <w:r>
        <w:t>- Perform SAT &amp; SBT concurrently if able</w:t>
      </w:r>
    </w:p>
    <w:p w14:paraId="21D84C29" w14:textId="77777777" w:rsidR="00327D66" w:rsidRDefault="00C932BA">
      <w:pPr>
        <w:shd w:val="clear" w:color="auto" w:fill="FFFFFF"/>
      </w:pPr>
      <w:r>
        <w:t xml:space="preserve">- Contraindications to SAT/SBT include FiO2 &gt; 50%, PEEP &gt; 8, O2 sat </w:t>
      </w:r>
      <w:r>
        <w:t>&lt; 90%, pH &lt; 7.30, SBP &lt; 90 or MAP &lt; 60, paralysis, intracranial pressure &gt;15, concern for significant bleeding</w:t>
      </w:r>
    </w:p>
    <w:p w14:paraId="01EE9844" w14:textId="77777777" w:rsidR="00327D66" w:rsidRDefault="00C932BA">
      <w:pPr>
        <w:shd w:val="clear" w:color="auto" w:fill="FFFFFF"/>
      </w:pPr>
      <w:r>
        <w:t>🗆</w:t>
      </w:r>
      <w:r>
        <w:t xml:space="preserve"> If ARDS: goal Vt 4-6 cc/kg of ideal body weight (calculated by height), plateau pressure &lt; 30</w:t>
      </w:r>
    </w:p>
    <w:p w14:paraId="3954143D" w14:textId="77777777" w:rsidR="00327D66" w:rsidRDefault="00327D66">
      <w:pPr>
        <w:shd w:val="clear" w:color="auto" w:fill="FFFFFF"/>
      </w:pPr>
    </w:p>
    <w:p w14:paraId="69993017" w14:textId="77777777" w:rsidR="00327D66" w:rsidRDefault="00C932BA">
      <w:pPr>
        <w:shd w:val="clear" w:color="auto" w:fill="FFFFFF"/>
      </w:pPr>
      <w:r>
        <w:t>🗆</w:t>
      </w:r>
      <w:r>
        <w:t xml:space="preserve"> Head of bed at &gt;30 degrees </w:t>
      </w:r>
    </w:p>
    <w:p w14:paraId="34D6E196" w14:textId="77777777" w:rsidR="00327D66" w:rsidRDefault="00C932BA">
      <w:pPr>
        <w:shd w:val="clear" w:color="auto" w:fill="FFFFFF"/>
      </w:pPr>
      <w:r>
        <w:t>🗆</w:t>
      </w:r>
      <w:r>
        <w:t xml:space="preserve"> Oral care is </w:t>
      </w:r>
      <w:r>
        <w:t xml:space="preserve">ordered </w:t>
      </w:r>
    </w:p>
    <w:p w14:paraId="3298FB4E" w14:textId="77777777" w:rsidR="00327D66" w:rsidRDefault="00327D66">
      <w:pPr>
        <w:shd w:val="clear" w:color="auto" w:fill="FFFFFF"/>
        <w:rPr>
          <w:b/>
        </w:rPr>
      </w:pPr>
    </w:p>
    <w:p w14:paraId="31EDA193" w14:textId="77777777" w:rsidR="00327D66" w:rsidRDefault="00C932BA">
      <w:pPr>
        <w:shd w:val="clear" w:color="auto" w:fill="FFFFFF"/>
        <w:rPr>
          <w:b/>
        </w:rPr>
      </w:pPr>
      <w:r>
        <w:rPr>
          <w:b/>
        </w:rPr>
        <w:t>Sedation / Delirium</w:t>
      </w:r>
    </w:p>
    <w:p w14:paraId="045C4DC3" w14:textId="77777777" w:rsidR="00327D66" w:rsidRDefault="00C932BA">
      <w:pPr>
        <w:shd w:val="clear" w:color="auto" w:fill="FFFFFF"/>
      </w:pPr>
      <w:r>
        <w:t>🗆</w:t>
      </w:r>
      <w:r>
        <w:t xml:space="preserve"> Ask: Is patient delirious (CAM+)? </w:t>
      </w:r>
    </w:p>
    <w:p w14:paraId="641FDEA5" w14:textId="77777777" w:rsidR="00327D66" w:rsidRDefault="00C932BA">
      <w:pPr>
        <w:shd w:val="clear" w:color="auto" w:fill="FFFFFF"/>
      </w:pPr>
      <w:r>
        <w:t>🗆</w:t>
      </w:r>
      <w:r>
        <w:t xml:space="preserve"> Review med list for any </w:t>
      </w:r>
      <w:proofErr w:type="spellStart"/>
      <w:r>
        <w:t>deliriogenic</w:t>
      </w:r>
      <w:proofErr w:type="spellEnd"/>
      <w:r>
        <w:t xml:space="preserve"> medications and discontinue/change where possible</w:t>
      </w:r>
    </w:p>
    <w:p w14:paraId="35AD519C" w14:textId="77777777" w:rsidR="00327D66" w:rsidRDefault="00C932BA">
      <w:pPr>
        <w:shd w:val="clear" w:color="auto" w:fill="FFFFFF"/>
      </w:pPr>
      <w:r>
        <w:t>🗆</w:t>
      </w:r>
      <w:r>
        <w:t xml:space="preserve"> Define RASS goal</w:t>
      </w:r>
    </w:p>
    <w:p w14:paraId="55209634" w14:textId="77777777" w:rsidR="00327D66" w:rsidRDefault="00C932BA">
      <w:pPr>
        <w:shd w:val="clear" w:color="auto" w:fill="FFFFFF"/>
      </w:pPr>
      <w:r>
        <w:t>🗆</w:t>
      </w:r>
      <w:r>
        <w:t xml:space="preserve"> Record QTc daily, consider changing medications if QTc &gt; 500 </w:t>
      </w:r>
    </w:p>
    <w:p w14:paraId="5E2F1C22" w14:textId="77777777" w:rsidR="00327D66" w:rsidRDefault="00327D66">
      <w:pPr>
        <w:shd w:val="clear" w:color="auto" w:fill="FFFFFF"/>
        <w:rPr>
          <w:b/>
        </w:rPr>
      </w:pPr>
    </w:p>
    <w:p w14:paraId="50573CFC" w14:textId="77777777" w:rsidR="00327D66" w:rsidRDefault="00C932BA">
      <w:pPr>
        <w:shd w:val="clear" w:color="auto" w:fill="FFFFFF"/>
        <w:rPr>
          <w:b/>
        </w:rPr>
      </w:pPr>
      <w:r>
        <w:rPr>
          <w:b/>
        </w:rPr>
        <w:t>Restraints</w:t>
      </w:r>
    </w:p>
    <w:p w14:paraId="3DCB7A52" w14:textId="77777777" w:rsidR="00327D66" w:rsidRDefault="00C932BA">
      <w:pPr>
        <w:shd w:val="clear" w:color="auto" w:fill="FFFFFF"/>
      </w:pPr>
      <w:r>
        <w:t>🗆</w:t>
      </w:r>
      <w:r>
        <w:t xml:space="preserve"> Ask: Are restraints needed? </w:t>
      </w:r>
    </w:p>
    <w:p w14:paraId="42206F69" w14:textId="77777777" w:rsidR="00327D66" w:rsidRDefault="00C932BA">
      <w:pPr>
        <w:shd w:val="clear" w:color="auto" w:fill="FFFFFF"/>
      </w:pPr>
      <w:r>
        <w:t>🗆</w:t>
      </w:r>
      <w:r>
        <w:t xml:space="preserve"> Sign necessary restraint orders</w:t>
      </w:r>
    </w:p>
    <w:p w14:paraId="715EDDE4" w14:textId="77777777" w:rsidR="00327D66" w:rsidRDefault="00C932BA">
      <w:pPr>
        <w:shd w:val="clear" w:color="auto" w:fill="FFFFFF"/>
      </w:pPr>
      <w:r>
        <w:t>🗆</w:t>
      </w:r>
      <w:r>
        <w:t xml:space="preserve"> Discuss barriers to </w:t>
      </w:r>
      <w:proofErr w:type="gramStart"/>
      <w:r>
        <w:t>removing</w:t>
      </w:r>
      <w:proofErr w:type="gramEnd"/>
      <w:r>
        <w:t xml:space="preserve"> restraint orders </w:t>
      </w:r>
    </w:p>
    <w:p w14:paraId="5F73705B" w14:textId="77777777" w:rsidR="00327D66" w:rsidRDefault="00327D66">
      <w:pPr>
        <w:shd w:val="clear" w:color="auto" w:fill="FFFFFF"/>
        <w:rPr>
          <w:b/>
        </w:rPr>
      </w:pPr>
    </w:p>
    <w:p w14:paraId="6AAA4F10" w14:textId="77777777" w:rsidR="00327D66" w:rsidRDefault="00C932BA">
      <w:pPr>
        <w:shd w:val="clear" w:color="auto" w:fill="FFFFFF"/>
      </w:pPr>
      <w:r>
        <w:rPr>
          <w:b/>
        </w:rPr>
        <w:t>Mobility</w:t>
      </w:r>
      <w:r>
        <w:t xml:space="preserve"> </w:t>
      </w:r>
    </w:p>
    <w:p w14:paraId="22A80A42" w14:textId="77777777" w:rsidR="00327D66" w:rsidRDefault="00C932BA">
      <w:pPr>
        <w:shd w:val="clear" w:color="auto" w:fill="FFFFFF"/>
      </w:pPr>
      <w:r>
        <w:t>🗆</w:t>
      </w:r>
      <w:r>
        <w:t xml:space="preserve"> Consult PT for early mobility</w:t>
      </w:r>
    </w:p>
    <w:p w14:paraId="239E399B" w14:textId="77777777" w:rsidR="00327D66" w:rsidRDefault="00C932BA">
      <w:pPr>
        <w:shd w:val="clear" w:color="auto" w:fill="FFFFFF"/>
      </w:pPr>
      <w:r>
        <w:t xml:space="preserve">- Contraindications </w:t>
      </w:r>
      <w:proofErr w:type="gramStart"/>
      <w:r>
        <w:t>include:</w:t>
      </w:r>
      <w:proofErr w:type="gramEnd"/>
      <w:r>
        <w:t xml:space="preserve"> deep sedation, paralysis</w:t>
      </w:r>
    </w:p>
    <w:p w14:paraId="0814A88F" w14:textId="77777777" w:rsidR="00327D66" w:rsidRDefault="00327D66">
      <w:pPr>
        <w:shd w:val="clear" w:color="auto" w:fill="FFFFFF"/>
      </w:pPr>
    </w:p>
    <w:p w14:paraId="1B9320BC" w14:textId="77777777" w:rsidR="00327D66" w:rsidRDefault="00C932BA">
      <w:pPr>
        <w:shd w:val="clear" w:color="auto" w:fill="FFFFFF"/>
        <w:rPr>
          <w:b/>
        </w:rPr>
      </w:pPr>
      <w:r>
        <w:rPr>
          <w:b/>
        </w:rPr>
        <w:t>Pressure Ulcers</w:t>
      </w:r>
    </w:p>
    <w:p w14:paraId="765B9B45" w14:textId="77777777" w:rsidR="00327D66" w:rsidRDefault="00C932BA">
      <w:pPr>
        <w:shd w:val="clear" w:color="auto" w:fill="FFFFFF"/>
      </w:pPr>
      <w:r>
        <w:t>🗆</w:t>
      </w:r>
      <w:r>
        <w:t xml:space="preserve"> Ask: Are pressure ulcers present? Is a wound care consult needed? </w:t>
      </w:r>
    </w:p>
    <w:p w14:paraId="33609124" w14:textId="77777777" w:rsidR="00327D66" w:rsidRDefault="00C932BA">
      <w:pPr>
        <w:shd w:val="clear" w:color="auto" w:fill="FFFFFF"/>
      </w:pPr>
      <w:r>
        <w:t>🗆</w:t>
      </w:r>
      <w:r>
        <w:t xml:space="preserve"> Discuss whether any changes are needed to ulcer management plan</w:t>
      </w:r>
    </w:p>
    <w:p w14:paraId="1AACDB49" w14:textId="77777777" w:rsidR="00327D66" w:rsidRDefault="00327D66">
      <w:pPr>
        <w:shd w:val="clear" w:color="auto" w:fill="FFFFFF"/>
        <w:rPr>
          <w:b/>
        </w:rPr>
      </w:pPr>
    </w:p>
    <w:p w14:paraId="746544C0" w14:textId="77777777" w:rsidR="00327D66" w:rsidRDefault="00C932BA">
      <w:pPr>
        <w:shd w:val="clear" w:color="auto" w:fill="FFFFFF"/>
        <w:rPr>
          <w:b/>
        </w:rPr>
      </w:pPr>
      <w:r>
        <w:rPr>
          <w:b/>
        </w:rPr>
        <w:t>DVT prophylaxis</w:t>
      </w:r>
    </w:p>
    <w:p w14:paraId="6C0B73A8" w14:textId="77777777" w:rsidR="00327D66" w:rsidRDefault="00C932BA">
      <w:pPr>
        <w:shd w:val="clear" w:color="auto" w:fill="FFFFFF"/>
      </w:pPr>
      <w:r>
        <w:t>🗆</w:t>
      </w:r>
      <w:r>
        <w:t xml:space="preserve"> Review patient’s current DVT</w:t>
      </w:r>
      <w:r>
        <w:t xml:space="preserve"> prophylaxis orders and adjust if needed </w:t>
      </w:r>
    </w:p>
    <w:p w14:paraId="0E60E241" w14:textId="77777777" w:rsidR="00327D66" w:rsidRDefault="00C932BA">
      <w:pPr>
        <w:shd w:val="clear" w:color="auto" w:fill="FFFFFF"/>
      </w:pPr>
      <w:r>
        <w:t xml:space="preserve">- Contraindications to LMWH DVT </w:t>
      </w:r>
      <w:proofErr w:type="spellStart"/>
      <w:r>
        <w:t>ppx</w:t>
      </w:r>
      <w:proofErr w:type="spellEnd"/>
      <w:r>
        <w:t xml:space="preserve"> include AKI (switch to UFH TID), clinically significant bleeding (hold pharmacologic), platelet count &lt; 30K (hold pharmacologic)</w:t>
      </w:r>
    </w:p>
    <w:p w14:paraId="35D49295" w14:textId="77777777" w:rsidR="00327D66" w:rsidRDefault="00C932BA">
      <w:pPr>
        <w:shd w:val="clear" w:color="auto" w:fill="FFFFFF"/>
      </w:pPr>
      <w:r>
        <w:t>- Add sequential compression boots if holding pha</w:t>
      </w:r>
      <w:r>
        <w:t>rmacologic prophylaxis</w:t>
      </w:r>
    </w:p>
    <w:p w14:paraId="37083618" w14:textId="77777777" w:rsidR="00327D66" w:rsidRDefault="00327D66">
      <w:pPr>
        <w:shd w:val="clear" w:color="auto" w:fill="FFFFFF"/>
        <w:rPr>
          <w:b/>
        </w:rPr>
      </w:pPr>
    </w:p>
    <w:p w14:paraId="511019FF" w14:textId="77777777" w:rsidR="00327D66" w:rsidRDefault="00C932BA">
      <w:pPr>
        <w:shd w:val="clear" w:color="auto" w:fill="FFFFFF"/>
        <w:rPr>
          <w:b/>
        </w:rPr>
      </w:pPr>
      <w:r>
        <w:rPr>
          <w:b/>
        </w:rPr>
        <w:t xml:space="preserve">GI / Nutrition </w:t>
      </w:r>
    </w:p>
    <w:p w14:paraId="71C23F53" w14:textId="77777777" w:rsidR="00327D66" w:rsidRDefault="00C932BA">
      <w:pPr>
        <w:shd w:val="clear" w:color="auto" w:fill="FFFFFF"/>
      </w:pPr>
      <w:r>
        <w:t>🗆</w:t>
      </w:r>
      <w:r>
        <w:t xml:space="preserve"> Famotidine 20mg IV BID in intubated patients; Pantoprazole 20-40mg IV daily if history of GERD or GI bleed</w:t>
      </w:r>
    </w:p>
    <w:p w14:paraId="44043E60" w14:textId="77777777" w:rsidR="00327D66" w:rsidRDefault="00C932BA">
      <w:pPr>
        <w:shd w:val="clear" w:color="auto" w:fill="FFFFFF"/>
      </w:pPr>
      <w:r>
        <w:t>🗆</w:t>
      </w:r>
      <w:r>
        <w:t xml:space="preserve"> Review nutrition, consult nutrition if not already done.  While awaiting nutrition input, start enteral</w:t>
      </w:r>
      <w:r>
        <w:t xml:space="preserve"> nutrition: </w:t>
      </w:r>
    </w:p>
    <w:p w14:paraId="71D9C004" w14:textId="77777777" w:rsidR="00327D66" w:rsidRDefault="00C932BA">
      <w:pPr>
        <w:shd w:val="clear" w:color="auto" w:fill="FFFFFF"/>
      </w:pPr>
      <w:r>
        <w:t xml:space="preserve">- In most patients, </w:t>
      </w:r>
      <w:proofErr w:type="spellStart"/>
      <w:r>
        <w:t>Osmolite</w:t>
      </w:r>
      <w:proofErr w:type="spellEnd"/>
      <w:r>
        <w:t xml:space="preserve"> 1.5 @10mL/</w:t>
      </w:r>
      <w:proofErr w:type="spellStart"/>
      <w:r>
        <w:t>hr</w:t>
      </w:r>
      <w:proofErr w:type="spellEnd"/>
      <w:r>
        <w:t>, advance by 20mL Q6h to goal 50mL/</w:t>
      </w:r>
      <w:proofErr w:type="spellStart"/>
      <w:r>
        <w:t>hr</w:t>
      </w:r>
      <w:proofErr w:type="spellEnd"/>
    </w:p>
    <w:p w14:paraId="49A83CCF" w14:textId="77777777" w:rsidR="00327D66" w:rsidRDefault="00C932BA">
      <w:pPr>
        <w:shd w:val="clear" w:color="auto" w:fill="FFFFFF"/>
      </w:pPr>
      <w:r>
        <w:t xml:space="preserve">- If renal failure and high K or </w:t>
      </w:r>
      <w:proofErr w:type="spellStart"/>
      <w:r>
        <w:t>phos</w:t>
      </w:r>
      <w:proofErr w:type="spellEnd"/>
      <w:r>
        <w:t>: Nepro @ 10mL/</w:t>
      </w:r>
      <w:proofErr w:type="spellStart"/>
      <w:r>
        <w:t>hr</w:t>
      </w:r>
      <w:proofErr w:type="spellEnd"/>
      <w:r>
        <w:t>, advance by 10mL Q6h to goal 40mL/</w:t>
      </w:r>
      <w:proofErr w:type="spellStart"/>
      <w:r>
        <w:t>hr</w:t>
      </w:r>
      <w:proofErr w:type="spellEnd"/>
    </w:p>
    <w:p w14:paraId="5631A5A4" w14:textId="77777777" w:rsidR="00327D66" w:rsidRDefault="00C932BA">
      <w:pPr>
        <w:shd w:val="clear" w:color="auto" w:fill="FFFFFF"/>
      </w:pPr>
      <w:r>
        <w:t xml:space="preserve">- MVI with minerals daily </w:t>
      </w:r>
    </w:p>
    <w:p w14:paraId="49AC799E" w14:textId="77777777" w:rsidR="00327D66" w:rsidRDefault="00C932BA">
      <w:pPr>
        <w:shd w:val="clear" w:color="auto" w:fill="FFFFFF"/>
      </w:pPr>
      <w:r>
        <w:t>- thiamine 100mg daily x3 days</w:t>
      </w:r>
    </w:p>
    <w:p w14:paraId="78C27198" w14:textId="77777777" w:rsidR="00327D66" w:rsidRDefault="00C932BA">
      <w:pPr>
        <w:shd w:val="clear" w:color="auto" w:fill="FFFFFF"/>
      </w:pPr>
      <w:r>
        <w:t>- folate 1mg d</w:t>
      </w:r>
      <w:r>
        <w:t>aily x 3 days</w:t>
      </w:r>
    </w:p>
    <w:p w14:paraId="568CD432" w14:textId="77777777" w:rsidR="00327D66" w:rsidRDefault="00C932BA">
      <w:pPr>
        <w:shd w:val="clear" w:color="auto" w:fill="FFFFFF"/>
      </w:pPr>
      <w:r>
        <w:t>🗆</w:t>
      </w:r>
      <w:r>
        <w:t xml:space="preserve"> Ask: Is bowel regimen adequate? Make changes if necessary. </w:t>
      </w:r>
    </w:p>
    <w:p w14:paraId="73B5654B" w14:textId="77777777" w:rsidR="00327D66" w:rsidRDefault="00C932BA">
      <w:pPr>
        <w:shd w:val="clear" w:color="auto" w:fill="FFFFFF"/>
      </w:pPr>
      <w:r>
        <w:t>🗆</w:t>
      </w:r>
      <w:r>
        <w:t xml:space="preserve"> Review glucose range over past 48h and insulin regimen, adjust regimen if needed. </w:t>
      </w:r>
    </w:p>
    <w:p w14:paraId="10FBD400" w14:textId="77777777" w:rsidR="00327D66" w:rsidRDefault="00C932BA">
      <w:pPr>
        <w:shd w:val="clear" w:color="auto" w:fill="FFFFFF"/>
      </w:pPr>
      <w:r>
        <w:t>- Goal glucose range is 70-180</w:t>
      </w:r>
    </w:p>
    <w:p w14:paraId="2800D141" w14:textId="77777777" w:rsidR="00327D66" w:rsidRDefault="00327D66">
      <w:pPr>
        <w:shd w:val="clear" w:color="auto" w:fill="FFFFFF"/>
        <w:rPr>
          <w:rFonts w:ascii="Calibri" w:eastAsia="Calibri" w:hAnsi="Calibri" w:cs="Calibri"/>
        </w:rPr>
      </w:pPr>
    </w:p>
    <w:p w14:paraId="42686881" w14:textId="77777777" w:rsidR="00327D66" w:rsidRDefault="00C932BA">
      <w:pPr>
        <w:shd w:val="clear" w:color="auto" w:fill="FFFFFF"/>
        <w:rPr>
          <w:b/>
        </w:rPr>
      </w:pPr>
      <w:r>
        <w:rPr>
          <w:b/>
        </w:rPr>
        <w:t>Tubes / Lines / Drains</w:t>
      </w:r>
    </w:p>
    <w:p w14:paraId="3A7DF80D" w14:textId="77777777" w:rsidR="00327D66" w:rsidRDefault="00C932BA">
      <w:pPr>
        <w:shd w:val="clear" w:color="auto" w:fill="FFFFFF"/>
      </w:pPr>
      <w:r>
        <w:t>🗆</w:t>
      </w:r>
      <w:r>
        <w:t xml:space="preserve"> List all tubes / lines / drains and</w:t>
      </w:r>
      <w:r>
        <w:t xml:space="preserve"> discuss if any can be removed or should be changed</w:t>
      </w:r>
    </w:p>
    <w:p w14:paraId="0DA1E6BD" w14:textId="77777777" w:rsidR="00327D66" w:rsidRDefault="00327D66">
      <w:pPr>
        <w:shd w:val="clear" w:color="auto" w:fill="FFFFFF"/>
        <w:rPr>
          <w:b/>
        </w:rPr>
      </w:pPr>
    </w:p>
    <w:p w14:paraId="171D963D" w14:textId="77777777" w:rsidR="00327D66" w:rsidRDefault="00C932BA">
      <w:pPr>
        <w:shd w:val="clear" w:color="auto" w:fill="FFFFFF"/>
        <w:rPr>
          <w:b/>
        </w:rPr>
      </w:pPr>
      <w:r>
        <w:rPr>
          <w:b/>
        </w:rPr>
        <w:t xml:space="preserve">Patient / Family Communication </w:t>
      </w:r>
    </w:p>
    <w:p w14:paraId="651950C3" w14:textId="77777777" w:rsidR="00327D66" w:rsidRDefault="00C932BA">
      <w:pPr>
        <w:shd w:val="clear" w:color="auto" w:fill="FFFFFF"/>
      </w:pPr>
      <w:r>
        <w:t>🗆</w:t>
      </w:r>
      <w:r>
        <w:t xml:space="preserve"> Discuss if patient has healthcare making capacity - if not, activate healthcare proxy </w:t>
      </w:r>
    </w:p>
    <w:p w14:paraId="173C484C" w14:textId="77777777" w:rsidR="00327D66" w:rsidRDefault="00C932BA">
      <w:pPr>
        <w:shd w:val="clear" w:color="auto" w:fill="FFFFFF"/>
      </w:pPr>
      <w:r>
        <w:t>🗆</w:t>
      </w:r>
      <w:r>
        <w:t xml:space="preserve"> Update families by phone </w:t>
      </w:r>
    </w:p>
    <w:p w14:paraId="7EAE3DF5" w14:textId="77777777" w:rsidR="00327D66" w:rsidRDefault="00C932BA">
      <w:pPr>
        <w:shd w:val="clear" w:color="auto" w:fill="FFFFFF"/>
      </w:pPr>
      <w:r>
        <w:t xml:space="preserve">- Suggest RN update at least daily </w:t>
      </w:r>
    </w:p>
    <w:p w14:paraId="7D8BE29A" w14:textId="77777777" w:rsidR="00327D66" w:rsidRDefault="00C932BA">
      <w:pPr>
        <w:shd w:val="clear" w:color="auto" w:fill="FFFFFF"/>
      </w:pPr>
      <w:r>
        <w:t>- MD update Q3 days, with any significant clinical change, or per family request</w:t>
      </w:r>
    </w:p>
    <w:p w14:paraId="7A811EDC" w14:textId="77777777" w:rsidR="00327D66" w:rsidRDefault="00327D66">
      <w:pPr>
        <w:shd w:val="clear" w:color="auto" w:fill="FFFFFF"/>
        <w:rPr>
          <w:b/>
        </w:rPr>
      </w:pPr>
    </w:p>
    <w:p w14:paraId="4689D3EF" w14:textId="77777777" w:rsidR="00327D66" w:rsidRDefault="00C932BA">
      <w:pPr>
        <w:shd w:val="clear" w:color="auto" w:fill="FFFFFF"/>
      </w:pPr>
      <w:r>
        <w:rPr>
          <w:b/>
        </w:rPr>
        <w:t>Disposition</w:t>
      </w:r>
    </w:p>
    <w:p w14:paraId="309454F6" w14:textId="77777777" w:rsidR="00327D66" w:rsidRDefault="00C932BA">
      <w:pPr>
        <w:shd w:val="clear" w:color="auto" w:fill="FFFFFF"/>
      </w:pPr>
      <w:r>
        <w:t>🗆</w:t>
      </w:r>
      <w:r>
        <w:t xml:space="preserve"> Disc</w:t>
      </w:r>
      <w:r>
        <w:t xml:space="preserve">uss anticipated </w:t>
      </w:r>
      <w:proofErr w:type="spellStart"/>
      <w:r>
        <w:t>dispo</w:t>
      </w:r>
      <w:proofErr w:type="spellEnd"/>
      <w:r>
        <w:t xml:space="preserve">, barriers to </w:t>
      </w:r>
      <w:proofErr w:type="spellStart"/>
      <w:r>
        <w:t>dispo</w:t>
      </w:r>
      <w:proofErr w:type="spellEnd"/>
    </w:p>
    <w:p w14:paraId="458C32BD" w14:textId="77777777" w:rsidR="00327D66" w:rsidRDefault="00327D66">
      <w:pPr>
        <w:shd w:val="clear" w:color="auto" w:fill="FFFFFF"/>
        <w:rPr>
          <w:b/>
        </w:rPr>
      </w:pPr>
    </w:p>
    <w:p w14:paraId="2E83608A" w14:textId="77777777" w:rsidR="00327D66" w:rsidRDefault="00C932BA">
      <w:pPr>
        <w:shd w:val="clear" w:color="auto" w:fill="FFFFFF"/>
        <w:rPr>
          <w:b/>
        </w:rPr>
      </w:pPr>
      <w:r>
        <w:rPr>
          <w:b/>
        </w:rPr>
        <w:t>Code Status</w:t>
      </w:r>
    </w:p>
    <w:p w14:paraId="011B6CD9" w14:textId="77777777" w:rsidR="00327D66" w:rsidRDefault="00C932BA">
      <w:pPr>
        <w:shd w:val="clear" w:color="auto" w:fill="FFFFFF"/>
      </w:pPr>
      <w:r>
        <w:t>🗆</w:t>
      </w:r>
      <w:r>
        <w:t xml:space="preserve"> Review current code status, discuss if goals of care are realistic with prognosis - if not, discuss with patient / family</w:t>
      </w:r>
    </w:p>
    <w:p w14:paraId="142B64BA" w14:textId="77777777" w:rsidR="00327D66" w:rsidRDefault="00327D66">
      <w:pPr>
        <w:shd w:val="clear" w:color="auto" w:fill="FFFFFF"/>
      </w:pPr>
    </w:p>
    <w:p w14:paraId="5FC3E745" w14:textId="77777777" w:rsidR="00327D66" w:rsidRDefault="00C932BA">
      <w:pPr>
        <w:shd w:val="clear" w:color="auto" w:fill="FFFFFF"/>
      </w:pPr>
      <w:r>
        <w:t xml:space="preserve">Abbreviations: </w:t>
      </w:r>
    </w:p>
    <w:p w14:paraId="798C3424" w14:textId="77777777" w:rsidR="00327D66" w:rsidRDefault="00C932BA">
      <w:pPr>
        <w:shd w:val="clear" w:color="auto" w:fill="FFFFFF"/>
      </w:pPr>
      <w:r>
        <w:t xml:space="preserve">SAT = Spontaneous Awakening Trial </w:t>
      </w:r>
    </w:p>
    <w:p w14:paraId="12B94B28" w14:textId="77777777" w:rsidR="00327D66" w:rsidRDefault="00C932BA">
      <w:pPr>
        <w:shd w:val="clear" w:color="auto" w:fill="FFFFFF"/>
      </w:pPr>
      <w:r>
        <w:t>SBT = Spontaneous Breathi</w:t>
      </w:r>
      <w:r>
        <w:t xml:space="preserve">ng Trial </w:t>
      </w:r>
    </w:p>
    <w:p w14:paraId="6984FD98" w14:textId="77777777" w:rsidR="00327D66" w:rsidRDefault="00C932BA">
      <w:pPr>
        <w:shd w:val="clear" w:color="auto" w:fill="FFFFFF"/>
      </w:pPr>
      <w:r>
        <w:t>CAM = Confusion Assessment Method</w:t>
      </w:r>
    </w:p>
    <w:p w14:paraId="2E0195AC" w14:textId="77777777" w:rsidR="00327D66" w:rsidRDefault="00C932BA">
      <w:pPr>
        <w:shd w:val="clear" w:color="auto" w:fill="FFFFFF"/>
        <w:sectPr w:rsidR="00327D66">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0DD7BF14" w14:textId="77777777" w:rsidR="00327D66" w:rsidRDefault="00327D66">
      <w:pPr>
        <w:spacing w:line="240" w:lineRule="auto"/>
      </w:pPr>
    </w:p>
    <w:p w14:paraId="28CA22B5" w14:textId="77777777" w:rsidR="00327D66" w:rsidRDefault="00327D66">
      <w:pPr>
        <w:spacing w:line="240" w:lineRule="auto"/>
      </w:pPr>
    </w:p>
    <w:p w14:paraId="6DA23552" w14:textId="77777777" w:rsidR="00327D66" w:rsidRDefault="00327D66">
      <w:pPr>
        <w:spacing w:line="240" w:lineRule="auto"/>
      </w:pPr>
    </w:p>
    <w:p w14:paraId="02E47424" w14:textId="77777777" w:rsidR="00327D66" w:rsidRDefault="00327D66">
      <w:pPr>
        <w:spacing w:line="240" w:lineRule="auto"/>
      </w:pPr>
    </w:p>
    <w:p w14:paraId="11484B8B" w14:textId="77777777" w:rsidR="00327D66" w:rsidRDefault="00327D66">
      <w:pPr>
        <w:spacing w:line="240" w:lineRule="auto"/>
      </w:pPr>
    </w:p>
    <w:p w14:paraId="1D86CB66" w14:textId="77777777" w:rsidR="00327D66" w:rsidRDefault="00327D66">
      <w:pPr>
        <w:spacing w:line="240" w:lineRule="auto"/>
      </w:pPr>
    </w:p>
    <w:p w14:paraId="5735BF80" w14:textId="77777777" w:rsidR="00327D66" w:rsidRDefault="00327D66">
      <w:pPr>
        <w:spacing w:line="240" w:lineRule="auto"/>
      </w:pPr>
    </w:p>
    <w:p w14:paraId="44007B39" w14:textId="77777777" w:rsidR="00327D66" w:rsidRDefault="00327D66">
      <w:pPr>
        <w:spacing w:line="240" w:lineRule="auto"/>
      </w:pPr>
    </w:p>
    <w:p w14:paraId="61841EDC" w14:textId="77777777" w:rsidR="00327D66" w:rsidRDefault="00327D66">
      <w:pPr>
        <w:spacing w:line="240" w:lineRule="auto"/>
      </w:pPr>
    </w:p>
    <w:p w14:paraId="24A0C001" w14:textId="77777777" w:rsidR="00327D66" w:rsidRDefault="00327D66">
      <w:pPr>
        <w:spacing w:line="240" w:lineRule="auto"/>
      </w:pPr>
    </w:p>
    <w:p w14:paraId="45F2B749" w14:textId="77777777" w:rsidR="00327D66" w:rsidRDefault="00327D66">
      <w:pPr>
        <w:spacing w:line="240" w:lineRule="auto"/>
      </w:pPr>
    </w:p>
    <w:p w14:paraId="0B6E4BF5" w14:textId="77777777" w:rsidR="00327D66" w:rsidRDefault="00327D66">
      <w:pPr>
        <w:spacing w:line="240" w:lineRule="auto"/>
      </w:pPr>
    </w:p>
    <w:p w14:paraId="2164A0B7" w14:textId="77777777" w:rsidR="00327D66" w:rsidRDefault="00327D66">
      <w:pPr>
        <w:spacing w:line="240" w:lineRule="auto"/>
      </w:pPr>
    </w:p>
    <w:p w14:paraId="2C76547D" w14:textId="77777777" w:rsidR="00327D66" w:rsidRDefault="00327D66">
      <w:pPr>
        <w:spacing w:line="240" w:lineRule="auto"/>
      </w:pPr>
    </w:p>
    <w:p w14:paraId="5294083D" w14:textId="77777777" w:rsidR="00327D66" w:rsidRDefault="00327D66">
      <w:pPr>
        <w:spacing w:line="240" w:lineRule="auto"/>
      </w:pPr>
    </w:p>
    <w:sectPr w:rsidR="00327D66">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Ben Parker" w:date="2020-03-23T22:43:00Z" w:initials="">
    <w:p w14:paraId="404361B9" w14:textId="77777777" w:rsidR="00327D66" w:rsidRDefault="00C932BA">
      <w:pPr>
        <w:widowControl w:val="0"/>
        <w:pBdr>
          <w:top w:val="nil"/>
          <w:left w:val="nil"/>
          <w:bottom w:val="nil"/>
          <w:right w:val="nil"/>
          <w:between w:val="nil"/>
        </w:pBdr>
        <w:spacing w:line="240" w:lineRule="auto"/>
        <w:rPr>
          <w:color w:val="000000"/>
        </w:rPr>
      </w:pPr>
      <w:r>
        <w:rPr>
          <w:color w:val="000000"/>
        </w:rPr>
        <w:t>Having tro</w:t>
      </w:r>
      <w:r>
        <w:rPr>
          <w:color w:val="000000"/>
        </w:rPr>
        <w:t>uble finding this exact quote in the resource cited</w:t>
      </w:r>
    </w:p>
  </w:comment>
  <w:comment w:id="14" w:author="C. Lee Cohen" w:date="2020-03-25T03:56:00Z" w:initials="">
    <w:p w14:paraId="7408C853" w14:textId="77777777" w:rsidR="00327D66" w:rsidRDefault="00C932BA">
      <w:pPr>
        <w:widowControl w:val="0"/>
        <w:pBdr>
          <w:top w:val="nil"/>
          <w:left w:val="nil"/>
          <w:bottom w:val="nil"/>
          <w:right w:val="nil"/>
          <w:between w:val="nil"/>
        </w:pBdr>
        <w:spacing w:line="240" w:lineRule="auto"/>
        <w:rPr>
          <w:color w:val="000000"/>
        </w:rPr>
      </w:pPr>
      <w:r>
        <w:rPr>
          <w:color w:val="000000"/>
        </w:rPr>
        <w:t>It was in the Jan 28th version... need to make sure the new version has something similar in it</w:t>
      </w:r>
    </w:p>
  </w:comment>
  <w:comment w:id="22" w:author="Edy Kim" w:date="2020-03-20T02:30:00Z" w:initials="">
    <w:p w14:paraId="0FFA1B5B" w14:textId="77777777" w:rsidR="00327D66" w:rsidRDefault="00C932BA">
      <w:pPr>
        <w:widowControl w:val="0"/>
        <w:pBdr>
          <w:top w:val="nil"/>
          <w:left w:val="nil"/>
          <w:bottom w:val="nil"/>
          <w:right w:val="nil"/>
          <w:between w:val="nil"/>
        </w:pBdr>
        <w:spacing w:line="240" w:lineRule="auto"/>
        <w:rPr>
          <w:color w:val="000000"/>
        </w:rPr>
      </w:pPr>
      <w:r>
        <w:rPr>
          <w:color w:val="000000"/>
        </w:rPr>
        <w:t xml:space="preserve">Am J Respir </w:t>
      </w:r>
      <w:proofErr w:type="spellStart"/>
      <w:r>
        <w:rPr>
          <w:color w:val="000000"/>
        </w:rPr>
        <w:t>Crit</w:t>
      </w:r>
      <w:proofErr w:type="spellEnd"/>
      <w:r>
        <w:rPr>
          <w:color w:val="000000"/>
        </w:rPr>
        <w:t xml:space="preserve"> Care Med. 2012;185:1307–1315.</w:t>
      </w:r>
    </w:p>
  </w:comment>
  <w:comment w:id="23" w:author="Bina Kassamali" w:date="2020-03-25T00:01:00Z" w:initials="">
    <w:p w14:paraId="08F827A3" w14:textId="77777777" w:rsidR="00327D66" w:rsidRDefault="00C932BA">
      <w:pPr>
        <w:widowControl w:val="0"/>
        <w:pBdr>
          <w:top w:val="nil"/>
          <w:left w:val="nil"/>
          <w:bottom w:val="nil"/>
          <w:right w:val="nil"/>
          <w:between w:val="nil"/>
        </w:pBdr>
        <w:spacing w:line="240" w:lineRule="auto"/>
        <w:rPr>
          <w:color w:val="000000"/>
        </w:rPr>
      </w:pPr>
      <w:r>
        <w:rPr>
          <w:color w:val="000000"/>
        </w:rPr>
        <w:t>_Marked as resolved_</w:t>
      </w:r>
    </w:p>
  </w:comment>
  <w:comment w:id="24" w:author="Edy Kim" w:date="2020-03-25T00:09:00Z" w:initials="">
    <w:p w14:paraId="331546D2" w14:textId="77777777" w:rsidR="00327D66" w:rsidRDefault="00C932BA">
      <w:pPr>
        <w:widowControl w:val="0"/>
        <w:pBdr>
          <w:top w:val="nil"/>
          <w:left w:val="nil"/>
          <w:bottom w:val="nil"/>
          <w:right w:val="nil"/>
          <w:between w:val="nil"/>
        </w:pBdr>
        <w:spacing w:line="240" w:lineRule="auto"/>
        <w:rPr>
          <w:color w:val="000000"/>
        </w:rPr>
      </w:pPr>
      <w:r>
        <w:rPr>
          <w:color w:val="000000"/>
        </w:rPr>
        <w:t>_Re-opened_</w:t>
      </w:r>
    </w:p>
    <w:p w14:paraId="524ABF61" w14:textId="77777777" w:rsidR="00327D66" w:rsidRDefault="00C932BA">
      <w:pPr>
        <w:widowControl w:val="0"/>
        <w:pBdr>
          <w:top w:val="nil"/>
          <w:left w:val="nil"/>
          <w:bottom w:val="nil"/>
          <w:right w:val="nil"/>
          <w:between w:val="nil"/>
        </w:pBdr>
        <w:spacing w:line="240" w:lineRule="auto"/>
        <w:rPr>
          <w:color w:val="000000"/>
        </w:rPr>
      </w:pPr>
      <w:r>
        <w:rPr>
          <w:color w:val="000000"/>
        </w:rPr>
        <w:t>Thank you so much!</w:t>
      </w:r>
    </w:p>
  </w:comment>
  <w:comment w:id="27" w:author="Edy Kim" w:date="2020-03-20T02:32:00Z" w:initials="">
    <w:p w14:paraId="189CC4F5" w14:textId="77777777" w:rsidR="00327D66" w:rsidRDefault="00C932BA">
      <w:pPr>
        <w:widowControl w:val="0"/>
        <w:pBdr>
          <w:top w:val="nil"/>
          <w:left w:val="nil"/>
          <w:bottom w:val="nil"/>
          <w:right w:val="nil"/>
          <w:between w:val="nil"/>
        </w:pBdr>
        <w:spacing w:line="240" w:lineRule="auto"/>
        <w:rPr>
          <w:color w:val="000000"/>
        </w:rPr>
      </w:pPr>
      <w:r>
        <w:rPr>
          <w:color w:val="000000"/>
        </w:rPr>
        <w:t>Link ECMO guidelines when available</w:t>
      </w:r>
    </w:p>
  </w:comment>
  <w:comment w:id="30" w:author="Kevin Dube" w:date="2020-03-22T13:07:00Z" w:initials="">
    <w:p w14:paraId="513CA0E0" w14:textId="77777777" w:rsidR="00327D66" w:rsidRDefault="00C932BA">
      <w:pPr>
        <w:widowControl w:val="0"/>
        <w:pBdr>
          <w:top w:val="nil"/>
          <w:left w:val="nil"/>
          <w:bottom w:val="nil"/>
          <w:right w:val="nil"/>
          <w:between w:val="nil"/>
        </w:pBdr>
        <w:spacing w:line="240" w:lineRule="auto"/>
        <w:rPr>
          <w:color w:val="000000"/>
        </w:rPr>
      </w:pPr>
      <w:r>
        <w:rPr>
          <w:color w:val="000000"/>
        </w:rPr>
        <w:t>Also may want to link http://handbook.partners.org/content/pdf/BWHCovid19Treatment.pdf in the document just not sure where the best place would be</w:t>
      </w:r>
    </w:p>
  </w:comment>
  <w:comment w:id="31" w:author="Edy Kim" w:date="2020-03-24T01:38:00Z" w:initials="">
    <w:p w14:paraId="1DF4A238" w14:textId="77777777" w:rsidR="00327D66" w:rsidRDefault="00C932BA">
      <w:pPr>
        <w:widowControl w:val="0"/>
        <w:pBdr>
          <w:top w:val="nil"/>
          <w:left w:val="nil"/>
          <w:bottom w:val="nil"/>
          <w:right w:val="nil"/>
          <w:between w:val="nil"/>
        </w:pBdr>
        <w:spacing w:line="240" w:lineRule="auto"/>
        <w:rPr>
          <w:color w:val="000000"/>
        </w:rPr>
      </w:pPr>
      <w:r>
        <w:rPr>
          <w:color w:val="000000"/>
        </w:rPr>
        <w:t xml:space="preserve">Good point, ID (Jeff Pearson, </w:t>
      </w:r>
      <w:proofErr w:type="spellStart"/>
      <w:r>
        <w:rPr>
          <w:color w:val="000000"/>
        </w:rPr>
        <w:t>LIndsey</w:t>
      </w:r>
      <w:proofErr w:type="spellEnd"/>
      <w:r>
        <w:rPr>
          <w:color w:val="000000"/>
        </w:rPr>
        <w:t xml:space="preserve"> Baden) thinking about whether they want only an intra-net link, paste i</w:t>
      </w:r>
      <w:r>
        <w:rPr>
          <w:color w:val="000000"/>
        </w:rPr>
        <w:t>n table, or just take over the whole section).</w:t>
      </w:r>
    </w:p>
  </w:comment>
  <w:comment w:id="40" w:author="Ben Parker" w:date="2020-03-23T22:59:00Z" w:initials="">
    <w:p w14:paraId="4D0006F3" w14:textId="77777777" w:rsidR="00327D66" w:rsidRDefault="00C932BA">
      <w:pPr>
        <w:widowControl w:val="0"/>
        <w:pBdr>
          <w:top w:val="nil"/>
          <w:left w:val="nil"/>
          <w:bottom w:val="nil"/>
          <w:right w:val="nil"/>
          <w:between w:val="nil"/>
        </w:pBdr>
        <w:spacing w:line="240" w:lineRule="auto"/>
        <w:rPr>
          <w:color w:val="000000"/>
        </w:rPr>
      </w:pPr>
      <w:r>
        <w:rPr>
          <w:color w:val="000000"/>
        </w:rPr>
        <w:t>Do we have a link for this?</w:t>
      </w:r>
    </w:p>
  </w:comment>
  <w:comment w:id="41" w:author="Edy Kim" w:date="2020-03-24T01:46:00Z" w:initials="">
    <w:p w14:paraId="1517727E" w14:textId="77777777" w:rsidR="00327D66" w:rsidRDefault="00C932BA">
      <w:pPr>
        <w:widowControl w:val="0"/>
        <w:pBdr>
          <w:top w:val="nil"/>
          <w:left w:val="nil"/>
          <w:bottom w:val="nil"/>
          <w:right w:val="nil"/>
          <w:between w:val="nil"/>
        </w:pBdr>
        <w:spacing w:line="240" w:lineRule="auto"/>
        <w:rPr>
          <w:color w:val="000000"/>
        </w:rPr>
      </w:pPr>
      <w:r>
        <w:rPr>
          <w:color w:val="000000"/>
        </w:rPr>
        <w:t xml:space="preserve">add ref (I recall a small </w:t>
      </w:r>
      <w:proofErr w:type="spellStart"/>
      <w:r>
        <w:rPr>
          <w:color w:val="000000"/>
        </w:rPr>
        <w:t>retropsective</w:t>
      </w:r>
      <w:proofErr w:type="spellEnd"/>
      <w:r>
        <w:rPr>
          <w:color w:val="000000"/>
        </w:rPr>
        <w:t xml:space="preserve"> of anti-IL6R v anti-</w:t>
      </w:r>
      <w:proofErr w:type="spellStart"/>
      <w:r>
        <w:rPr>
          <w:color w:val="000000"/>
        </w:rPr>
        <w:t>TNFa</w:t>
      </w:r>
      <w:proofErr w:type="spellEnd"/>
      <w:r>
        <w:rPr>
          <w:color w:val="000000"/>
        </w:rPr>
        <w:t xml:space="preserve"> in rheum pts)</w:t>
      </w:r>
    </w:p>
  </w:comment>
  <w:comment w:id="43" w:author="Ben Parker" w:date="2020-03-23T22:51:00Z" w:initials="">
    <w:p w14:paraId="3F9019ED" w14:textId="77777777" w:rsidR="00327D66" w:rsidRDefault="00C932BA">
      <w:pPr>
        <w:widowControl w:val="0"/>
        <w:pBdr>
          <w:top w:val="nil"/>
          <w:left w:val="nil"/>
          <w:bottom w:val="nil"/>
          <w:right w:val="nil"/>
          <w:between w:val="nil"/>
        </w:pBdr>
        <w:spacing w:line="240" w:lineRule="auto"/>
        <w:rPr>
          <w:color w:val="000000"/>
        </w:rPr>
      </w:pPr>
      <w:r>
        <w:rPr>
          <w:color w:val="000000"/>
        </w:rPr>
        <w:t>Can someone confirm that this is the right reference here? (Changed from "Savarino et al, J AIDS, 1996" which I was unable to find)</w:t>
      </w:r>
    </w:p>
  </w:comment>
  <w:comment w:id="44" w:author="Ben Parker" w:date="2020-03-23T22:52:00Z" w:initials="">
    <w:p w14:paraId="163F5DE2" w14:textId="77777777" w:rsidR="00327D66" w:rsidRDefault="00C932BA">
      <w:pPr>
        <w:widowControl w:val="0"/>
        <w:pBdr>
          <w:top w:val="nil"/>
          <w:left w:val="nil"/>
          <w:bottom w:val="nil"/>
          <w:right w:val="nil"/>
          <w:between w:val="nil"/>
        </w:pBdr>
        <w:spacing w:line="240" w:lineRule="auto"/>
        <w:rPr>
          <w:color w:val="000000"/>
        </w:rPr>
      </w:pPr>
      <w:r>
        <w:rPr>
          <w:color w:val="000000"/>
        </w:rPr>
        <w:t>(also probably needs to be added to References section)</w:t>
      </w:r>
    </w:p>
  </w:comment>
  <w:comment w:id="45" w:author="Ben Parker" w:date="2020-03-23T22:51:00Z" w:initials="">
    <w:p w14:paraId="18017734" w14:textId="77777777" w:rsidR="00327D66" w:rsidRDefault="00C932BA">
      <w:pPr>
        <w:widowControl w:val="0"/>
        <w:pBdr>
          <w:top w:val="nil"/>
          <w:left w:val="nil"/>
          <w:bottom w:val="nil"/>
          <w:right w:val="nil"/>
          <w:between w:val="nil"/>
        </w:pBdr>
        <w:spacing w:line="240" w:lineRule="auto"/>
        <w:rPr>
          <w:color w:val="000000"/>
        </w:rPr>
      </w:pPr>
      <w:r>
        <w:rPr>
          <w:color w:val="000000"/>
        </w:rPr>
        <w:t>Can someone confirm t</w:t>
      </w:r>
      <w:r>
        <w:rPr>
          <w:color w:val="000000"/>
        </w:rPr>
        <w:t>hat this is the right reference here? (Changed from "Savarino et al, J AIDS, 1996" which I was unable to find)</w:t>
      </w:r>
    </w:p>
  </w:comment>
  <w:comment w:id="46" w:author="Ben Parker" w:date="2020-03-23T22:52:00Z" w:initials="">
    <w:p w14:paraId="0B46C00A" w14:textId="77777777" w:rsidR="00327D66" w:rsidRDefault="00C932BA">
      <w:pPr>
        <w:widowControl w:val="0"/>
        <w:pBdr>
          <w:top w:val="nil"/>
          <w:left w:val="nil"/>
          <w:bottom w:val="nil"/>
          <w:right w:val="nil"/>
          <w:between w:val="nil"/>
        </w:pBdr>
        <w:spacing w:line="240" w:lineRule="auto"/>
        <w:rPr>
          <w:color w:val="000000"/>
        </w:rPr>
      </w:pPr>
      <w:r>
        <w:rPr>
          <w:color w:val="000000"/>
        </w:rPr>
        <w:t>(also probably needs to be added to References section)</w:t>
      </w:r>
    </w:p>
  </w:comment>
  <w:comment w:id="52" w:author="C. Lee Cohen" w:date="2020-03-25T04:02:00Z" w:initials="">
    <w:p w14:paraId="3441F150" w14:textId="77777777" w:rsidR="00327D66" w:rsidRDefault="00C932BA">
      <w:pPr>
        <w:widowControl w:val="0"/>
        <w:pBdr>
          <w:top w:val="nil"/>
          <w:left w:val="nil"/>
          <w:bottom w:val="nil"/>
          <w:right w:val="nil"/>
          <w:between w:val="nil"/>
        </w:pBdr>
        <w:spacing w:line="240" w:lineRule="auto"/>
        <w:rPr>
          <w:color w:val="000000"/>
        </w:rPr>
      </w:pPr>
      <w:proofErr w:type="spellStart"/>
      <w:r>
        <w:rPr>
          <w:color w:val="000000"/>
        </w:rPr>
        <w:t>Somethign</w:t>
      </w:r>
      <w:proofErr w:type="spellEnd"/>
      <w:r>
        <w:rPr>
          <w:color w:val="000000"/>
        </w:rPr>
        <w:t xml:space="preserve"> about the phrasing of this </w:t>
      </w:r>
      <w:proofErr w:type="spellStart"/>
      <w:r>
        <w:rPr>
          <w:color w:val="000000"/>
        </w:rPr>
        <w:t>isnt</w:t>
      </w:r>
      <w:proofErr w:type="spellEnd"/>
      <w:r>
        <w:rPr>
          <w:color w:val="000000"/>
        </w:rPr>
        <w:t xml:space="preserve"> clear to me, or how </w:t>
      </w:r>
      <w:proofErr w:type="spellStart"/>
      <w:r>
        <w:rPr>
          <w:color w:val="000000"/>
        </w:rPr>
        <w:t>its</w:t>
      </w:r>
      <w:proofErr w:type="spellEnd"/>
      <w:r>
        <w:rPr>
          <w:color w:val="000000"/>
        </w:rPr>
        <w:t xml:space="preserve"> different than</w:t>
      </w:r>
      <w:r>
        <w:rPr>
          <w:color w:val="000000"/>
        </w:rPr>
        <w:t xml:space="preserve"> below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361B9" w15:done="0"/>
  <w15:commentEx w15:paraId="7408C853" w15:done="0"/>
  <w15:commentEx w15:paraId="0FFA1B5B" w15:done="0"/>
  <w15:commentEx w15:paraId="08F827A3" w15:done="0"/>
  <w15:commentEx w15:paraId="524ABF61" w15:done="0"/>
  <w15:commentEx w15:paraId="189CC4F5" w15:done="0"/>
  <w15:commentEx w15:paraId="513CA0E0" w15:done="0"/>
  <w15:commentEx w15:paraId="1DF4A238" w15:done="0"/>
  <w15:commentEx w15:paraId="4D0006F3" w15:done="0"/>
  <w15:commentEx w15:paraId="1517727E" w15:done="0"/>
  <w15:commentEx w15:paraId="3F9019ED" w15:done="0"/>
  <w15:commentEx w15:paraId="163F5DE2" w15:done="0"/>
  <w15:commentEx w15:paraId="18017734" w15:done="0"/>
  <w15:commentEx w15:paraId="0B46C00A" w15:done="0"/>
  <w15:commentEx w15:paraId="3441F1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361B9" w16cid:durableId="22259DF7"/>
  <w16cid:commentId w16cid:paraId="7408C853" w16cid:durableId="22259DF8"/>
  <w16cid:commentId w16cid:paraId="0FFA1B5B" w16cid:durableId="22259DF9"/>
  <w16cid:commentId w16cid:paraId="08F827A3" w16cid:durableId="22259DFA"/>
  <w16cid:commentId w16cid:paraId="524ABF61" w16cid:durableId="22259DFB"/>
  <w16cid:commentId w16cid:paraId="189CC4F5" w16cid:durableId="22259DFC"/>
  <w16cid:commentId w16cid:paraId="513CA0E0" w16cid:durableId="22259DFD"/>
  <w16cid:commentId w16cid:paraId="1DF4A238" w16cid:durableId="22259DFE"/>
  <w16cid:commentId w16cid:paraId="4D0006F3" w16cid:durableId="22259DFF"/>
  <w16cid:commentId w16cid:paraId="1517727E" w16cid:durableId="22259E00"/>
  <w16cid:commentId w16cid:paraId="3F9019ED" w16cid:durableId="22259E01"/>
  <w16cid:commentId w16cid:paraId="163F5DE2" w16cid:durableId="22259E02"/>
  <w16cid:commentId w16cid:paraId="18017734" w16cid:durableId="22259E03"/>
  <w16cid:commentId w16cid:paraId="0B46C00A" w16cid:durableId="22259E04"/>
  <w16cid:commentId w16cid:paraId="3441F150" w16cid:durableId="22259E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B53BF" w14:textId="77777777" w:rsidR="00C932BA" w:rsidRDefault="00C932BA">
      <w:pPr>
        <w:spacing w:line="240" w:lineRule="auto"/>
      </w:pPr>
      <w:r>
        <w:separator/>
      </w:r>
    </w:p>
  </w:endnote>
  <w:endnote w:type="continuationSeparator" w:id="0">
    <w:p w14:paraId="4B590153" w14:textId="77777777" w:rsidR="00C932BA" w:rsidRDefault="00C932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default"/>
  </w:font>
  <w:font w:name="Arial">
    <w:panose1 w:val="020B0604020202020204"/>
    <w:charset w:val="00"/>
    <w:family w:val="auto"/>
    <w:pitch w:val="default"/>
  </w:font>
  <w:font w:name="Roboto">
    <w:panose1 w:val="020B0604020202020204"/>
    <w:charset w:val="00"/>
    <w:family w:val="auto"/>
    <w:pitch w:val="default"/>
  </w:font>
  <w:font w:name="Arial Unicode MS">
    <w:panose1 w:val="020B0604020202020204"/>
    <w:charset w:val="00"/>
    <w:family w:val="auto"/>
    <w:pitch w:val="default"/>
  </w:font>
  <w:font w:name="Calibri">
    <w:panose1 w:val="020F050202020403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7027C" w14:textId="77777777" w:rsidR="00327D66" w:rsidRDefault="00327D6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6FD43" w14:textId="77777777" w:rsidR="00C932BA" w:rsidRDefault="00C932BA">
      <w:pPr>
        <w:spacing w:line="240" w:lineRule="auto"/>
      </w:pPr>
      <w:r>
        <w:separator/>
      </w:r>
    </w:p>
  </w:footnote>
  <w:footnote w:type="continuationSeparator" w:id="0">
    <w:p w14:paraId="6E5B8149" w14:textId="77777777" w:rsidR="00C932BA" w:rsidRDefault="00C932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61D0C" w14:textId="77777777" w:rsidR="00327D66" w:rsidRDefault="00327D6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A8A"/>
    <w:multiLevelType w:val="multilevel"/>
    <w:tmpl w:val="30685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5D40BF"/>
    <w:multiLevelType w:val="multilevel"/>
    <w:tmpl w:val="33FE2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BA5518"/>
    <w:multiLevelType w:val="multilevel"/>
    <w:tmpl w:val="948A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305B68"/>
    <w:multiLevelType w:val="multilevel"/>
    <w:tmpl w:val="E62CD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23478B"/>
    <w:multiLevelType w:val="multilevel"/>
    <w:tmpl w:val="B3569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C723F4"/>
    <w:multiLevelType w:val="multilevel"/>
    <w:tmpl w:val="160E803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D06B64"/>
    <w:multiLevelType w:val="multilevel"/>
    <w:tmpl w:val="76980B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15:restartNumberingAfterBreak="0">
    <w:nsid w:val="4CF22B37"/>
    <w:multiLevelType w:val="multilevel"/>
    <w:tmpl w:val="212C18D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C7665F"/>
    <w:multiLevelType w:val="multilevel"/>
    <w:tmpl w:val="52ECA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144EE6"/>
    <w:multiLevelType w:val="multilevel"/>
    <w:tmpl w:val="0220F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4548F4"/>
    <w:multiLevelType w:val="multilevel"/>
    <w:tmpl w:val="F9549894"/>
    <w:lvl w:ilvl="0">
      <w:start w:val="3"/>
      <w:numFmt w:val="decimal"/>
      <w:lvlText w:val="%1."/>
      <w:lvlJc w:val="left"/>
      <w:pPr>
        <w:ind w:left="720" w:hanging="360"/>
      </w:pPr>
      <w:rPr>
        <w:sz w:val="32"/>
        <w:szCs w:val="32"/>
        <w:u w:val="none"/>
      </w:rPr>
    </w:lvl>
    <w:lvl w:ilvl="1">
      <w:start w:val="1"/>
      <w:numFmt w:val="lowerLetter"/>
      <w:lvlText w:val="%2."/>
      <w:lvlJc w:val="left"/>
      <w:pPr>
        <w:ind w:left="1440" w:hanging="360"/>
      </w:pPr>
      <w:rPr>
        <w:rFonts w:ascii="Arial" w:eastAsia="Arial" w:hAnsi="Arial" w:cs="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4A5D73"/>
    <w:multiLevelType w:val="multilevel"/>
    <w:tmpl w:val="86C6D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AF11F0"/>
    <w:multiLevelType w:val="multilevel"/>
    <w:tmpl w:val="CF3E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D424DB9"/>
    <w:multiLevelType w:val="multilevel"/>
    <w:tmpl w:val="F5D8011A"/>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ED5993"/>
    <w:multiLevelType w:val="multilevel"/>
    <w:tmpl w:val="5950C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eastAsia="Arial" w:hAnsi="Arial" w:cs="Arial"/>
        <w:b w:val="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2B1C89"/>
    <w:multiLevelType w:val="multilevel"/>
    <w:tmpl w:val="C586503C"/>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257A04"/>
    <w:multiLevelType w:val="multilevel"/>
    <w:tmpl w:val="5B50A236"/>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Arial" w:eastAsia="Arial" w:hAnsi="Arial" w:cs="Arial"/>
        <w:b w:val="0"/>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EB6F70"/>
    <w:multiLevelType w:val="multilevel"/>
    <w:tmpl w:val="E326DA98"/>
    <w:lvl w:ilvl="0">
      <w:start w:val="1"/>
      <w:numFmt w:val="decimal"/>
      <w:lvlText w:val="%1."/>
      <w:lvlJc w:val="left"/>
      <w:pPr>
        <w:ind w:left="720" w:hanging="360"/>
      </w:pPr>
      <w:rPr>
        <w:rFonts w:ascii="Arial" w:eastAsia="Arial" w:hAnsi="Arial" w:cs="Arial"/>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5"/>
  </w:num>
  <w:num w:numId="3">
    <w:abstractNumId w:val="4"/>
  </w:num>
  <w:num w:numId="4">
    <w:abstractNumId w:val="14"/>
  </w:num>
  <w:num w:numId="5">
    <w:abstractNumId w:val="16"/>
  </w:num>
  <w:num w:numId="6">
    <w:abstractNumId w:val="5"/>
  </w:num>
  <w:num w:numId="7">
    <w:abstractNumId w:val="1"/>
  </w:num>
  <w:num w:numId="8">
    <w:abstractNumId w:val="6"/>
  </w:num>
  <w:num w:numId="9">
    <w:abstractNumId w:val="12"/>
  </w:num>
  <w:num w:numId="10">
    <w:abstractNumId w:val="2"/>
  </w:num>
  <w:num w:numId="11">
    <w:abstractNumId w:val="9"/>
  </w:num>
  <w:num w:numId="12">
    <w:abstractNumId w:val="10"/>
  </w:num>
  <w:num w:numId="13">
    <w:abstractNumId w:val="13"/>
  </w:num>
  <w:num w:numId="14">
    <w:abstractNumId w:val="11"/>
  </w:num>
  <w:num w:numId="15">
    <w:abstractNumId w:val="8"/>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D66"/>
    <w:rsid w:val="00327D66"/>
    <w:rsid w:val="00487028"/>
    <w:rsid w:val="00540552"/>
    <w:rsid w:val="00C13F03"/>
    <w:rsid w:val="00C93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6E9CEB"/>
  <w15:docId w15:val="{CDBD04DF-1C48-A24B-99BD-F7B00905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40552"/>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40552"/>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ncbi.nlm.nih.gov/pubmed/25742022" TargetMode="External"/><Relationship Id="rId21" Type="http://schemas.openxmlformats.org/officeDocument/2006/relationships/hyperlink" Target="http://www.ncbi.nlm.nih.gov/pubmed/32125452" TargetMode="External"/><Relationship Id="rId324" Type="http://schemas.openxmlformats.org/officeDocument/2006/relationships/hyperlink" Target="http://www.ncbi.nlm.nih.gov/pubmed/27513822" TargetMode="External"/><Relationship Id="rId531" Type="http://schemas.openxmlformats.org/officeDocument/2006/relationships/hyperlink" Target="http://www.uphs.upenn.edu/antibiotics/COVID19.html" TargetMode="External"/><Relationship Id="rId170" Type="http://schemas.openxmlformats.org/officeDocument/2006/relationships/hyperlink" Target="http://www.ncbi.nlm.nih.gov/pubmed/30891590" TargetMode="External"/><Relationship Id="rId268" Type="http://schemas.openxmlformats.org/officeDocument/2006/relationships/hyperlink" Target="http://www.ncbi.nlm.nih.gov/pubmed/32171076" TargetMode="External"/><Relationship Id="rId475" Type="http://schemas.openxmlformats.org/officeDocument/2006/relationships/hyperlink" Target="http://www.ncbi.nlm.nih.gov/pubmed/25742022" TargetMode="External"/><Relationship Id="rId32" Type="http://schemas.openxmlformats.org/officeDocument/2006/relationships/hyperlink" Target="http://www.ncbi.nlm.nih.gov/pubmed/32085846" TargetMode="External"/><Relationship Id="rId128" Type="http://schemas.openxmlformats.org/officeDocument/2006/relationships/hyperlink" Target="http://www.ncbi.nlm.nih.gov/pubmed/15650225" TargetMode="External"/><Relationship Id="rId335" Type="http://schemas.openxmlformats.org/officeDocument/2006/relationships/hyperlink" Target="http://www.ncbi.nlm.nih.gov/pubmed/32191259" TargetMode="External"/><Relationship Id="rId542" Type="http://schemas.openxmlformats.org/officeDocument/2006/relationships/hyperlink" Target="https://doi.org/10.1038/s41584-020-0372-x" TargetMode="External"/><Relationship Id="rId181" Type="http://schemas.openxmlformats.org/officeDocument/2006/relationships/hyperlink" Target="http://www.ncbi.nlm.nih.gov/pubmed/32147496" TargetMode="External"/><Relationship Id="rId402" Type="http://schemas.openxmlformats.org/officeDocument/2006/relationships/hyperlink" Target="http://dx.doi.org/10.1101/2020.02.18.20023242" TargetMode="External"/><Relationship Id="rId279" Type="http://schemas.openxmlformats.org/officeDocument/2006/relationships/hyperlink" Target="http://dx.doi.org/10.20944/preprints202003.0180.v1" TargetMode="External"/><Relationship Id="rId486" Type="http://schemas.openxmlformats.org/officeDocument/2006/relationships/hyperlink" Target="http://dx.doi.org/10.1056/NEJMoa1214103" TargetMode="External"/><Relationship Id="rId43" Type="http://schemas.openxmlformats.org/officeDocument/2006/relationships/hyperlink" Target="http://www.ncbi.nlm.nih.gov/pubmed/31986264" TargetMode="External"/><Relationship Id="rId139" Type="http://schemas.openxmlformats.org/officeDocument/2006/relationships/hyperlink" Target="http://www.ncbi.nlm.nih.gov/pubmed/15494274" TargetMode="External"/><Relationship Id="rId346" Type="http://schemas.openxmlformats.org/officeDocument/2006/relationships/hyperlink" Target="http://www.ncbi.nlm.nih.gov/pubmed/32007143" TargetMode="External"/><Relationship Id="rId553" Type="http://schemas.openxmlformats.org/officeDocument/2006/relationships/hyperlink" Target="http://doi.org/10.1111/jth.14768" TargetMode="External"/><Relationship Id="rId192" Type="http://schemas.openxmlformats.org/officeDocument/2006/relationships/hyperlink" Target="http://www.ncbi.nlm.nih.gov/pubmed/15140961" TargetMode="External"/><Relationship Id="rId206" Type="http://schemas.openxmlformats.org/officeDocument/2006/relationships/hyperlink" Target="http://www.ncbi.nlm.nih.gov/pubmed/32074550" TargetMode="External"/><Relationship Id="rId413" Type="http://schemas.openxmlformats.org/officeDocument/2006/relationships/hyperlink" Target="http://dx.doi.org/10.1101/2020.02.18.20023242" TargetMode="External"/><Relationship Id="rId497" Type="http://schemas.openxmlformats.org/officeDocument/2006/relationships/hyperlink" Target="http://www.ncbi.nlm.nih.gov/pubmed/32176300" TargetMode="External"/><Relationship Id="rId357" Type="http://schemas.openxmlformats.org/officeDocument/2006/relationships/hyperlink" Target="http://www.ncbi.nlm.nih.gov/pubmed/32125452" TargetMode="External"/><Relationship Id="rId54" Type="http://schemas.openxmlformats.org/officeDocument/2006/relationships/hyperlink" Target="http://www.ncbi.nlm.nih.gov/pubmed/22563403" TargetMode="External"/><Relationship Id="rId217" Type="http://schemas.openxmlformats.org/officeDocument/2006/relationships/hyperlink" Target="http://www.ncbi.nlm.nih.gov/pubmed/32139904" TargetMode="External"/><Relationship Id="rId564" Type="http://schemas.openxmlformats.org/officeDocument/2006/relationships/hyperlink" Target="https://www.ncbi.nlm.nih.gov/pubmed/16115318" TargetMode="External"/><Relationship Id="rId424" Type="http://schemas.openxmlformats.org/officeDocument/2006/relationships/hyperlink" Target="http://www.ncbi.nlm.nih.gov/pubmed/32167524" TargetMode="External"/><Relationship Id="rId270" Type="http://schemas.openxmlformats.org/officeDocument/2006/relationships/hyperlink" Target="http://www.ncbi.nlm.nih.gov/pubmed/32171076" TargetMode="External"/><Relationship Id="rId65" Type="http://schemas.openxmlformats.org/officeDocument/2006/relationships/image" Target="media/image2.png"/><Relationship Id="rId130" Type="http://schemas.openxmlformats.org/officeDocument/2006/relationships/hyperlink" Target="http://www.ncbi.nlm.nih.gov/pubmed/15650225" TargetMode="External"/><Relationship Id="rId368" Type="http://schemas.openxmlformats.org/officeDocument/2006/relationships/hyperlink" Target="http://www.preprints.org/manuscript/202002.0407/v2" TargetMode="External"/><Relationship Id="rId575" Type="http://schemas.openxmlformats.org/officeDocument/2006/relationships/hyperlink" Target="https://doi.org/10.1101/2020.02.29.20027698" TargetMode="External"/><Relationship Id="rId228" Type="http://schemas.openxmlformats.org/officeDocument/2006/relationships/hyperlink" Target="http://www.ncbi.nlm.nih.gov/pubmed/32171062" TargetMode="External"/><Relationship Id="rId435" Type="http://schemas.openxmlformats.org/officeDocument/2006/relationships/hyperlink" Target="http://www.ncbi.nlm.nih.gov/pubmed/32171076" TargetMode="External"/><Relationship Id="rId281" Type="http://schemas.openxmlformats.org/officeDocument/2006/relationships/hyperlink" Target="http://dx.doi.org/10.20944/preprints202003.0180.v1" TargetMode="External"/><Relationship Id="rId502" Type="http://schemas.openxmlformats.org/officeDocument/2006/relationships/hyperlink" Target="http://dx.doi.org/10.4187/respcare.01963" TargetMode="External"/><Relationship Id="rId76" Type="http://schemas.openxmlformats.org/officeDocument/2006/relationships/hyperlink" Target="http://www.ncbi.nlm.nih.gov/pubmed/22492988" TargetMode="External"/><Relationship Id="rId141" Type="http://schemas.openxmlformats.org/officeDocument/2006/relationships/hyperlink" Target="http://www.ncbi.nlm.nih.gov/pubmed/16968120" TargetMode="External"/><Relationship Id="rId379" Type="http://schemas.openxmlformats.org/officeDocument/2006/relationships/hyperlink" Target="http://www.ncbi.nlm.nih.gov/pubmed/32073213" TargetMode="External"/><Relationship Id="rId586" Type="http://schemas.openxmlformats.org/officeDocument/2006/relationships/hyperlink" Target="http://doi.org/10.1007/s00134-020-05993-9" TargetMode="External"/><Relationship Id="rId7" Type="http://schemas.openxmlformats.org/officeDocument/2006/relationships/image" Target="media/image1.jpg"/><Relationship Id="rId239" Type="http://schemas.openxmlformats.org/officeDocument/2006/relationships/hyperlink" Target="http://www.ncbi.nlm.nih.gov/pubmed/9971864" TargetMode="External"/><Relationship Id="rId446" Type="http://schemas.openxmlformats.org/officeDocument/2006/relationships/hyperlink" Target="http://dx.doi.org/10.1164/rccm.201706-1172OC" TargetMode="External"/><Relationship Id="rId292" Type="http://schemas.openxmlformats.org/officeDocument/2006/relationships/hyperlink" Target="http://dx.doi.org/10.20944/preprints202003.0180.v1" TargetMode="External"/><Relationship Id="rId306" Type="http://schemas.openxmlformats.org/officeDocument/2006/relationships/hyperlink" Target="http://www.mdcalc.com/body-mass-index-bmi-body-surface-area-bsa" TargetMode="External"/><Relationship Id="rId87" Type="http://schemas.openxmlformats.org/officeDocument/2006/relationships/hyperlink" Target="http://www.ncbi.nlm.nih.gov/pubmed/32171076" TargetMode="External"/><Relationship Id="rId513" Type="http://schemas.openxmlformats.org/officeDocument/2006/relationships/hyperlink" Target="http://www.ncbi.nlm.nih.gov/pubmed/29255070" TargetMode="External"/><Relationship Id="rId597" Type="http://schemas.openxmlformats.org/officeDocument/2006/relationships/hyperlink" Target="http://doi.org/10.1016/S0140-6736(20)30566-3" TargetMode="External"/><Relationship Id="rId152" Type="http://schemas.openxmlformats.org/officeDocument/2006/relationships/hyperlink" Target="http://www.ncbi.nlm.nih.gov/pubmed/32167524" TargetMode="External"/><Relationship Id="rId457" Type="http://schemas.openxmlformats.org/officeDocument/2006/relationships/hyperlink" Target="http://www.ncbi.nlm.nih.gov/pubmed/32007143" TargetMode="External"/><Relationship Id="rId14" Type="http://schemas.openxmlformats.org/officeDocument/2006/relationships/hyperlink" Target="http://www.ncbi.nlm.nih.gov/pubmed/32182409" TargetMode="External"/><Relationship Id="rId317" Type="http://schemas.openxmlformats.org/officeDocument/2006/relationships/hyperlink" Target="http://www.ncbi.nlm.nih.gov/pubmed/25599463" TargetMode="External"/><Relationship Id="rId524" Type="http://schemas.openxmlformats.org/officeDocument/2006/relationships/hyperlink" Target="https://www.ncbi.nlm.nih.gov/pubmed/27428118" TargetMode="External"/><Relationship Id="rId98" Type="http://schemas.openxmlformats.org/officeDocument/2006/relationships/hyperlink" Target="http://www.who.int/publications-detail/clinical-management-of-severe-acute-respiratory-infection-when-novel-coronavirus-(ncov)-infection-is-suspected" TargetMode="External"/><Relationship Id="rId121" Type="http://schemas.openxmlformats.org/officeDocument/2006/relationships/hyperlink" Target="http://www.ncbi.nlm.nih.gov/pubmed/27347773" TargetMode="External"/><Relationship Id="rId163" Type="http://schemas.openxmlformats.org/officeDocument/2006/relationships/hyperlink" Target="http://www.who.int/publications-detail/clinical-management-of-severe-acute-respiratory-infection-when-novel-coronavirus-(ncov)-infection-is-suspected" TargetMode="External"/><Relationship Id="rId219" Type="http://schemas.openxmlformats.org/officeDocument/2006/relationships/hyperlink" Target="http://www.ncbi.nlm.nih.gov/pubmed/32139904" TargetMode="External"/><Relationship Id="rId370" Type="http://schemas.openxmlformats.org/officeDocument/2006/relationships/hyperlink" Target="http://doi.org/10.1101/2020.02.27.20027557" TargetMode="External"/><Relationship Id="rId426" Type="http://schemas.openxmlformats.org/officeDocument/2006/relationships/hyperlink" Target="http://www.ncbi.nlm.nih.gov/pubmed/15673319" TargetMode="External"/><Relationship Id="rId230" Type="http://schemas.openxmlformats.org/officeDocument/2006/relationships/hyperlink" Target="http://www.ncbi.nlm.nih.gov/pubmed/32184201" TargetMode="External"/><Relationship Id="rId468" Type="http://schemas.openxmlformats.org/officeDocument/2006/relationships/hyperlink" Target="https://www.ncbi.nlm.nih.gov/pubmed/32171740" TargetMode="External"/><Relationship Id="rId25" Type="http://schemas.openxmlformats.org/officeDocument/2006/relationships/hyperlink" Target="https://pulse.partners.org/hub/departments/emergency_preparedness/coronavirus/covid19_testing_criteria" TargetMode="External"/><Relationship Id="rId67" Type="http://schemas.openxmlformats.org/officeDocument/2006/relationships/hyperlink" Target="http://www.ncbi.nlm.nih.gov/pubmed/32160661" TargetMode="External"/><Relationship Id="rId272" Type="http://schemas.openxmlformats.org/officeDocument/2006/relationships/hyperlink" Target="http://www.ncbi.nlm.nih.gov/pubmed/32171076" TargetMode="External"/><Relationship Id="rId328" Type="http://schemas.openxmlformats.org/officeDocument/2006/relationships/hyperlink" Target="http://www.who.int/publications-detail/clinical-management-of-severe-acute-respiratory-infection-when-novel-coronavirus-(ncov)-infection-is-suspected" TargetMode="External"/><Relationship Id="rId535" Type="http://schemas.openxmlformats.org/officeDocument/2006/relationships/hyperlink" Target="http://www.ncbi.nlm.nih.gov/pubmed/32125452" TargetMode="External"/><Relationship Id="rId577" Type="http://schemas.openxmlformats.org/officeDocument/2006/relationships/hyperlink" Target="https://www.ncbi.nlm.nih.gov/pubmed/32085846" TargetMode="External"/><Relationship Id="rId132" Type="http://schemas.openxmlformats.org/officeDocument/2006/relationships/hyperlink" Target="http://www.ncbi.nlm.nih.gov/pubmed/27347773" TargetMode="External"/><Relationship Id="rId174" Type="http://schemas.openxmlformats.org/officeDocument/2006/relationships/hyperlink" Target="http://www.ncbi.nlm.nih.gov/pubmed/30891590" TargetMode="External"/><Relationship Id="rId381" Type="http://schemas.openxmlformats.org/officeDocument/2006/relationships/hyperlink" Target="http://www.ncbi.nlm.nih.gov/pubmed/32073213" TargetMode="External"/><Relationship Id="rId602" Type="http://schemas.openxmlformats.org/officeDocument/2006/relationships/hyperlink" Target="http://www.ncbi.nlm.nih.gov/pubmed/32102726" TargetMode="External"/><Relationship Id="rId241" Type="http://schemas.openxmlformats.org/officeDocument/2006/relationships/hyperlink" Target="http://www.ncbi.nlm.nih.gov/pubmed/25270275" TargetMode="External"/><Relationship Id="rId437" Type="http://schemas.openxmlformats.org/officeDocument/2006/relationships/hyperlink" Target="http://www.ncbi.nlm.nih.gov/pubmed/32167524" TargetMode="External"/><Relationship Id="rId479" Type="http://schemas.openxmlformats.org/officeDocument/2006/relationships/hyperlink" Target="http://www.ncbi.nlm.nih.gov/pubmed/32074550" TargetMode="External"/><Relationship Id="rId36" Type="http://schemas.openxmlformats.org/officeDocument/2006/relationships/hyperlink" Target="http://www.ncbi.nlm.nih.gov/pubmed/32031570" TargetMode="External"/><Relationship Id="rId283" Type="http://schemas.openxmlformats.org/officeDocument/2006/relationships/hyperlink" Target="http://www.ncbi.nlm.nih.gov/pubmed/28974521" TargetMode="External"/><Relationship Id="rId339" Type="http://schemas.openxmlformats.org/officeDocument/2006/relationships/hyperlink" Target="http://www.ncbi.nlm.nih.gov/pubmed/32105632" TargetMode="External"/><Relationship Id="rId490" Type="http://schemas.openxmlformats.org/officeDocument/2006/relationships/hyperlink" Target="http://doi.org/10.1002/path.1570" TargetMode="External"/><Relationship Id="rId504" Type="http://schemas.openxmlformats.org/officeDocument/2006/relationships/hyperlink" Target="http://dx.doi.org/10.3346/jkms.2016.31.11.1717" TargetMode="External"/><Relationship Id="rId546" Type="http://schemas.openxmlformats.org/officeDocument/2006/relationships/hyperlink" Target="http://www.ncbi.nlm.nih.gov/pubmed/21263327" TargetMode="External"/><Relationship Id="rId78" Type="http://schemas.openxmlformats.org/officeDocument/2006/relationships/hyperlink" Target="http://www.ncbi.nlm.nih.gov/pubmed/32160661" TargetMode="External"/><Relationship Id="rId101" Type="http://schemas.openxmlformats.org/officeDocument/2006/relationships/hyperlink" Target="http://www.ncbi.nlm.nih.gov/pubmed/32171076" TargetMode="External"/><Relationship Id="rId143" Type="http://schemas.openxmlformats.org/officeDocument/2006/relationships/hyperlink" Target="http://www.ncbi.nlm.nih.gov/pubmed/16968120" TargetMode="External"/><Relationship Id="rId185" Type="http://schemas.openxmlformats.org/officeDocument/2006/relationships/hyperlink" Target="http://www.ncbi.nlm.nih.gov/pubmed/16115318" TargetMode="External"/><Relationship Id="rId350" Type="http://schemas.openxmlformats.org/officeDocument/2006/relationships/hyperlink" Target="http://www.ncbi.nlm.nih.gov/pubmed/32167524" TargetMode="External"/><Relationship Id="rId406" Type="http://schemas.openxmlformats.org/officeDocument/2006/relationships/hyperlink" Target="http://dx.doi.org/10.1101/2020.02.18.20023242" TargetMode="External"/><Relationship Id="rId588" Type="http://schemas.openxmlformats.org/officeDocument/2006/relationships/hyperlink" Target="http://doi.org/10.20944/preprints202003.0180.v1" TargetMode="External"/><Relationship Id="rId9" Type="http://schemas.openxmlformats.org/officeDocument/2006/relationships/hyperlink" Target="mailto:BWHCOVIDGuidelines@gmail.com" TargetMode="External"/><Relationship Id="rId210" Type="http://schemas.openxmlformats.org/officeDocument/2006/relationships/hyperlink" Target="http://www.ncbi.nlm.nih.gov/pubmed/32150618" TargetMode="External"/><Relationship Id="rId392" Type="http://schemas.openxmlformats.org/officeDocument/2006/relationships/hyperlink" Target="http://www.ncbi.nlm.nih.gov/pubmed/32073213" TargetMode="External"/><Relationship Id="rId448" Type="http://schemas.openxmlformats.org/officeDocument/2006/relationships/hyperlink" Target="http://doi.org/10.1001/jama.2020.4326" TargetMode="External"/><Relationship Id="rId252" Type="http://schemas.openxmlformats.org/officeDocument/2006/relationships/hyperlink" Target="http://www.ncbi.nlm.nih.gov/pubmed/32125452" TargetMode="External"/><Relationship Id="rId294" Type="http://schemas.openxmlformats.org/officeDocument/2006/relationships/hyperlink" Target="http://dx.doi.org/10.20944/preprints202003.0180.v1" TargetMode="External"/><Relationship Id="rId308" Type="http://schemas.openxmlformats.org/officeDocument/2006/relationships/image" Target="media/image5.png"/><Relationship Id="rId515" Type="http://schemas.openxmlformats.org/officeDocument/2006/relationships/hyperlink" Target="http://www.ncbi.nlm.nih.gov/pubmed/32145275" TargetMode="External"/><Relationship Id="rId47" Type="http://schemas.openxmlformats.org/officeDocument/2006/relationships/hyperlink" Target="http://www.ncbi.nlm.nih.gov/pubmed/32171076" TargetMode="External"/><Relationship Id="rId89" Type="http://schemas.openxmlformats.org/officeDocument/2006/relationships/hyperlink" Target="http://www.ncbi.nlm.nih.gov/pubmed/32105632" TargetMode="External"/><Relationship Id="rId112" Type="http://schemas.openxmlformats.org/officeDocument/2006/relationships/hyperlink" Target="http://www.ncbi.nlm.nih.gov/pubmed/32109013" TargetMode="External"/><Relationship Id="rId154" Type="http://schemas.openxmlformats.org/officeDocument/2006/relationships/hyperlink" Target="http://www.ncbi.nlm.nih.gov/pubmed/32167524" TargetMode="External"/><Relationship Id="rId361" Type="http://schemas.openxmlformats.org/officeDocument/2006/relationships/hyperlink" Target="http://www.ncbi.nlm.nih.gov/pubmed/32125362" TargetMode="External"/><Relationship Id="rId557" Type="http://schemas.openxmlformats.org/officeDocument/2006/relationships/hyperlink" Target="http://doi.org/10.1371/journal.pone.0035797" TargetMode="External"/><Relationship Id="rId599" Type="http://schemas.openxmlformats.org/officeDocument/2006/relationships/hyperlink" Target="http://doi.org/10.1038/s41586-020-2012-7" TargetMode="External"/><Relationship Id="rId196" Type="http://schemas.openxmlformats.org/officeDocument/2006/relationships/hyperlink" Target="http://www.ncbi.nlm.nih.gov/pubmed/15076236" TargetMode="External"/><Relationship Id="rId417" Type="http://schemas.openxmlformats.org/officeDocument/2006/relationships/hyperlink" Target="http://www.ncbi.nlm.nih.gov/pubmed/32031570" TargetMode="External"/><Relationship Id="rId459" Type="http://schemas.openxmlformats.org/officeDocument/2006/relationships/hyperlink" Target="http://www.ncbi.nlm.nih.gov/pubmed/32105609" TargetMode="External"/><Relationship Id="rId16" Type="http://schemas.openxmlformats.org/officeDocument/2006/relationships/hyperlink" Target="https://www.medrxiv.org/content/10.1101/2020.02.29.20027698v2" TargetMode="External"/><Relationship Id="rId221" Type="http://schemas.openxmlformats.org/officeDocument/2006/relationships/hyperlink" Target="https://www.ncbi.nlm.nih.gov/pubmed/32129518" TargetMode="External"/><Relationship Id="rId263" Type="http://schemas.openxmlformats.org/officeDocument/2006/relationships/hyperlink" Target="http://www.ncbi.nlm.nih.gov/pubmed/32171076" TargetMode="External"/><Relationship Id="rId319" Type="http://schemas.openxmlformats.org/officeDocument/2006/relationships/hyperlink" Target="http://www.ncbi.nlm.nih.gov/pubmed/25599463" TargetMode="External"/><Relationship Id="rId470" Type="http://schemas.openxmlformats.org/officeDocument/2006/relationships/hyperlink" Target="http://www.ncbi.nlm.nih.gov/pubmed/27513822" TargetMode="External"/><Relationship Id="rId526" Type="http://schemas.openxmlformats.org/officeDocument/2006/relationships/hyperlink" Target="http://busan.china-consulate.org/chn/zt/4/P020200310548447287942.pdf" TargetMode="External"/><Relationship Id="rId58" Type="http://schemas.openxmlformats.org/officeDocument/2006/relationships/hyperlink" Target="http://www.ncbi.nlm.nih.gov/pubmed/22762937" TargetMode="External"/><Relationship Id="rId123" Type="http://schemas.openxmlformats.org/officeDocument/2006/relationships/hyperlink" Target="http://www.ncbi.nlm.nih.gov/pubmed/27347773" TargetMode="External"/><Relationship Id="rId330" Type="http://schemas.openxmlformats.org/officeDocument/2006/relationships/hyperlink" Target="http://www.who.int/publications-detail/clinical-management-of-severe-acute-respiratory-infection-when-novel-coronavirus-(ncov)-infection-is-suspected" TargetMode="External"/><Relationship Id="rId568" Type="http://schemas.openxmlformats.org/officeDocument/2006/relationships/hyperlink" Target="http://www.ncbi.nlm.nih.gov/pubmed/15030519" TargetMode="External"/><Relationship Id="rId165" Type="http://schemas.openxmlformats.org/officeDocument/2006/relationships/hyperlink" Target="http://www.ncbi.nlm.nih.gov/pubmed/30528964" TargetMode="External"/><Relationship Id="rId372" Type="http://schemas.openxmlformats.org/officeDocument/2006/relationships/hyperlink" Target="http://doi.org/10.1101/2020.02.27.20027557" TargetMode="External"/><Relationship Id="rId428" Type="http://schemas.openxmlformats.org/officeDocument/2006/relationships/hyperlink" Target="http://www.ncbi.nlm.nih.gov/pubmed/15673319" TargetMode="External"/><Relationship Id="rId232" Type="http://schemas.openxmlformats.org/officeDocument/2006/relationships/hyperlink" Target="http://www.ncbi.nlm.nih.gov/pubmed/32184201" TargetMode="External"/><Relationship Id="rId274" Type="http://schemas.openxmlformats.org/officeDocument/2006/relationships/hyperlink" Target="https://www.ncbi.nlm.nih.gov/pubmed/32125452" TargetMode="External"/><Relationship Id="rId481" Type="http://schemas.openxmlformats.org/officeDocument/2006/relationships/hyperlink" Target="http://www.ncbi.nlm.nih.gov/pubmed/27347773" TargetMode="External"/><Relationship Id="rId27" Type="http://schemas.openxmlformats.org/officeDocument/2006/relationships/hyperlink" Target="http://www.ncbi.nlm.nih.gov/pubmed/32085846" TargetMode="External"/><Relationship Id="rId69" Type="http://schemas.openxmlformats.org/officeDocument/2006/relationships/hyperlink" Target="http://www.ncbi.nlm.nih.gov/pubmed/32160661" TargetMode="External"/><Relationship Id="rId134" Type="http://schemas.openxmlformats.org/officeDocument/2006/relationships/hyperlink" Target="http://www.ncbi.nlm.nih.gov/pubmed/27347773" TargetMode="External"/><Relationship Id="rId537" Type="http://schemas.openxmlformats.org/officeDocument/2006/relationships/hyperlink" Target="http://www.ncbi.nlm.nih.gov/pubmed/30891590" TargetMode="External"/><Relationship Id="rId579" Type="http://schemas.openxmlformats.org/officeDocument/2006/relationships/hyperlink" Target="http://www.ncbi.nlm.nih.gov/pubmed/32105632" TargetMode="External"/><Relationship Id="rId80" Type="http://schemas.openxmlformats.org/officeDocument/2006/relationships/hyperlink" Target="http://www.ncbi.nlm.nih.gov/pubmed/32160661" TargetMode="External"/><Relationship Id="rId176" Type="http://schemas.openxmlformats.org/officeDocument/2006/relationships/hyperlink" Target="http://busan.china-consulate.org/chn/zt/4/P020200310548447287942.pdf" TargetMode="External"/><Relationship Id="rId341" Type="http://schemas.openxmlformats.org/officeDocument/2006/relationships/hyperlink" Target="http://www.ncbi.nlm.nih.gov/pubmed/32192578" TargetMode="External"/><Relationship Id="rId383" Type="http://schemas.openxmlformats.org/officeDocument/2006/relationships/hyperlink" Target="http://www.ncbi.nlm.nih.gov/pubmed/32171076" TargetMode="External"/><Relationship Id="rId439" Type="http://schemas.openxmlformats.org/officeDocument/2006/relationships/hyperlink" Target="http://dfcionline.org/clinical/clinicalresources/immunotherapy-toxicity/" TargetMode="External"/><Relationship Id="rId590" Type="http://schemas.openxmlformats.org/officeDocument/2006/relationships/hyperlink" Target="http://www.ncbi.nlm.nih.gov/pubmed/32145190" TargetMode="External"/><Relationship Id="rId604" Type="http://schemas.openxmlformats.org/officeDocument/2006/relationships/footer" Target="footer1.xml"/><Relationship Id="rId201" Type="http://schemas.openxmlformats.org/officeDocument/2006/relationships/hyperlink" Target="http://www.ncbi.nlm.nih.gov/pubmed/32034323" TargetMode="External"/><Relationship Id="rId243" Type="http://schemas.openxmlformats.org/officeDocument/2006/relationships/hyperlink" Target="http://www.ncbi.nlm.nih.gov/pubmed/25270275" TargetMode="External"/><Relationship Id="rId285" Type="http://schemas.openxmlformats.org/officeDocument/2006/relationships/hyperlink" Target="http://www.ncbi.nlm.nih.gov/pubmed/32031570" TargetMode="External"/><Relationship Id="rId450" Type="http://schemas.openxmlformats.org/officeDocument/2006/relationships/hyperlink" Target="http://www.ncbi.nlm.nih.gov/pubmed/32191259" TargetMode="External"/><Relationship Id="rId506" Type="http://schemas.openxmlformats.org/officeDocument/2006/relationships/hyperlink" Target="http://www.ncbi.nlm.nih.gov/pmc/articles/pmc237073/" TargetMode="External"/><Relationship Id="rId38" Type="http://schemas.openxmlformats.org/officeDocument/2006/relationships/hyperlink" Target="http://www.ncbi.nlm.nih.gov/pubmed/32171076" TargetMode="External"/><Relationship Id="rId103" Type="http://schemas.openxmlformats.org/officeDocument/2006/relationships/hyperlink" Target="http://www.ncbi.nlm.nih.gov/pubmed/32171076" TargetMode="External"/><Relationship Id="rId310" Type="http://schemas.openxmlformats.org/officeDocument/2006/relationships/hyperlink" Target="http://www.ncbi.nlm.nih.gov/pubmed/32171076" TargetMode="External"/><Relationship Id="rId492" Type="http://schemas.openxmlformats.org/officeDocument/2006/relationships/hyperlink" Target="http://dx.doi.org/10.1056/NEJM199902113400601" TargetMode="External"/><Relationship Id="rId548" Type="http://schemas.openxmlformats.org/officeDocument/2006/relationships/hyperlink" Target="http://www.ncbi.nlm.nih.gov/pubmed/27734109" TargetMode="External"/><Relationship Id="rId91" Type="http://schemas.openxmlformats.org/officeDocument/2006/relationships/hyperlink" Target="http://www.ncbi.nlm.nih.gov/pubmed/32105632" TargetMode="External"/><Relationship Id="rId145" Type="http://schemas.openxmlformats.org/officeDocument/2006/relationships/hyperlink" Target="http://www.ncbi.nlm.nih.gov/pubmed/29161116" TargetMode="External"/><Relationship Id="rId187" Type="http://schemas.openxmlformats.org/officeDocument/2006/relationships/hyperlink" Target="http://www.ncbi.nlm.nih.gov/pubmed/16115318" TargetMode="External"/><Relationship Id="rId352" Type="http://schemas.openxmlformats.org/officeDocument/2006/relationships/hyperlink" Target="http://www.ncbi.nlm.nih.gov/pubmed/27709848" TargetMode="External"/><Relationship Id="rId394" Type="http://schemas.openxmlformats.org/officeDocument/2006/relationships/hyperlink" Target="http://www.ncbi.nlm.nih.gov/pubmed/32073213" TargetMode="External"/><Relationship Id="rId408" Type="http://schemas.openxmlformats.org/officeDocument/2006/relationships/hyperlink" Target="http://dx.doi.org/10.1101/2020.02.18.20023242" TargetMode="External"/><Relationship Id="rId212" Type="http://schemas.openxmlformats.org/officeDocument/2006/relationships/hyperlink" Target="http://www.ncbi.nlm.nih.gov/pubmed/15079764" TargetMode="External"/><Relationship Id="rId254" Type="http://schemas.openxmlformats.org/officeDocument/2006/relationships/hyperlink" Target="http://www.ncbi.nlm.nih.gov/pubmed/32031570" TargetMode="External"/><Relationship Id="rId49" Type="http://schemas.openxmlformats.org/officeDocument/2006/relationships/hyperlink" Target="http://www.who.int/publications-detail/clinical-management-of-severe-acute-respiratory-infection-when-novel-coronavirus-(ncov)-infection-is-suspected" TargetMode="External"/><Relationship Id="rId114" Type="http://schemas.openxmlformats.org/officeDocument/2006/relationships/hyperlink" Target="http://www.who.int/publications-detail/clinical-management-of-severe-acute-respiratory-infection-when-novel-coronavirus-(ncov)-infection-is-suspected" TargetMode="External"/><Relationship Id="rId296" Type="http://schemas.openxmlformats.org/officeDocument/2006/relationships/hyperlink" Target="http://www.ncbi.nlm.nih.gov/pubmed/32176300" TargetMode="External"/><Relationship Id="rId461" Type="http://schemas.openxmlformats.org/officeDocument/2006/relationships/hyperlink" Target="http://dx.doi.org/10.1111/j.1523-1755.2005.67130.x" TargetMode="External"/><Relationship Id="rId517" Type="http://schemas.openxmlformats.org/officeDocument/2006/relationships/hyperlink" Target="https://www.preprints.org/manuscript/202002.0407/v1" TargetMode="External"/><Relationship Id="rId559" Type="http://schemas.openxmlformats.org/officeDocument/2006/relationships/hyperlink" Target="https://doi.org/10.1161/CIRCRESAHA.118.313578" TargetMode="External"/><Relationship Id="rId60" Type="http://schemas.openxmlformats.org/officeDocument/2006/relationships/hyperlink" Target="http://www.ncbi.nlm.nih.gov/pubmed/30705129" TargetMode="External"/><Relationship Id="rId156" Type="http://schemas.openxmlformats.org/officeDocument/2006/relationships/hyperlink" Target="http://www.ncbi.nlm.nih.gov/pubmed/32167524" TargetMode="External"/><Relationship Id="rId198" Type="http://schemas.openxmlformats.org/officeDocument/2006/relationships/hyperlink" Target="http://www.ncbi.nlm.nih.gov/pubmed/8083990" TargetMode="External"/><Relationship Id="rId321" Type="http://schemas.openxmlformats.org/officeDocument/2006/relationships/hyperlink" Target="http://www.ncbi.nlm.nih.gov/pubmed/25599463" TargetMode="External"/><Relationship Id="rId363" Type="http://schemas.openxmlformats.org/officeDocument/2006/relationships/hyperlink" Target="http://www.ncbi.nlm.nih.gov/pubmed/32125362" TargetMode="External"/><Relationship Id="rId419" Type="http://schemas.openxmlformats.org/officeDocument/2006/relationships/hyperlink" Target="http://www.ncbi.nlm.nih.gov/pubmed/32105632" TargetMode="External"/><Relationship Id="rId570" Type="http://schemas.openxmlformats.org/officeDocument/2006/relationships/hyperlink" Target="http://doi.org/10.1001/jamainternmed.2020.0994" TargetMode="External"/><Relationship Id="rId223" Type="http://schemas.openxmlformats.org/officeDocument/2006/relationships/hyperlink" Target="http://www.acc.org/latest-in-cardiology/articles/2020/03/17/08/59/hfsa-acc-aha-statement-addresses-concerns-re-using-raas-antagonists-in-covid-19" TargetMode="External"/><Relationship Id="rId430" Type="http://schemas.openxmlformats.org/officeDocument/2006/relationships/hyperlink" Target="http://www.ncbi.nlm.nih.gov/pubmed/32145190" TargetMode="External"/><Relationship Id="rId18" Type="http://schemas.openxmlformats.org/officeDocument/2006/relationships/hyperlink" Target="https://medium.com/@nigam/higher-co-infection-rates-in-covid19-b24965088333" TargetMode="External"/><Relationship Id="rId265" Type="http://schemas.openxmlformats.org/officeDocument/2006/relationships/hyperlink" Target="http://www.ncbi.nlm.nih.gov/pubmed/32031570" TargetMode="External"/><Relationship Id="rId472" Type="http://schemas.openxmlformats.org/officeDocument/2006/relationships/hyperlink" Target="http://dx.doi.org/10.1016/S2213-2600(20)30116-8" TargetMode="External"/><Relationship Id="rId528" Type="http://schemas.openxmlformats.org/officeDocument/2006/relationships/hyperlink" Target="http://www.ncbi.nlm.nih.gov/pubmed/15079764" TargetMode="External"/><Relationship Id="rId125" Type="http://schemas.openxmlformats.org/officeDocument/2006/relationships/hyperlink" Target="http://www.ncbi.nlm.nih.gov/pubmed/28806480" TargetMode="External"/><Relationship Id="rId167" Type="http://schemas.openxmlformats.org/officeDocument/2006/relationships/hyperlink" Target="http://www.ncbi.nlm.nih.gov/pubmed/30528964" TargetMode="External"/><Relationship Id="rId332" Type="http://schemas.openxmlformats.org/officeDocument/2006/relationships/hyperlink" Target="http://www.ncbi.nlm.nih.gov/pubmed/32171076" TargetMode="External"/><Relationship Id="rId374" Type="http://schemas.openxmlformats.org/officeDocument/2006/relationships/hyperlink" Target="http://www.ncbi.nlm.nih.gov/pubmed/32031570" TargetMode="External"/><Relationship Id="rId581" Type="http://schemas.openxmlformats.org/officeDocument/2006/relationships/hyperlink" Target="https://www.ncbi.nlm.nih.gov/pubmed/15140961" TargetMode="External"/><Relationship Id="rId71" Type="http://schemas.openxmlformats.org/officeDocument/2006/relationships/image" Target="media/image4.png"/><Relationship Id="rId234" Type="http://schemas.openxmlformats.org/officeDocument/2006/relationships/hyperlink" Target="http://www.who.int/publications-detail/clinical-management-of-severe-acute-respiratory-infection-when-novel-coronavirus-(ncov)-infection-is-suspected" TargetMode="External"/><Relationship Id="rId2" Type="http://schemas.openxmlformats.org/officeDocument/2006/relationships/styles" Target="styles.xml"/><Relationship Id="rId29" Type="http://schemas.openxmlformats.org/officeDocument/2006/relationships/hyperlink" Target="http://www.ncbi.nlm.nih.gov/pubmed/32085846" TargetMode="External"/><Relationship Id="rId276" Type="http://schemas.openxmlformats.org/officeDocument/2006/relationships/hyperlink" Target="http://www.ncbi.nlm.nih.gov/pubmed/32176300" TargetMode="External"/><Relationship Id="rId441" Type="http://schemas.openxmlformats.org/officeDocument/2006/relationships/hyperlink" Target="http://dx.doi.org/10.1002/14651858.CD007733.pub3" TargetMode="External"/><Relationship Id="rId483" Type="http://schemas.openxmlformats.org/officeDocument/2006/relationships/hyperlink" Target="http://www.ncbi.nlm.nih.gov/pubmed/25599463" TargetMode="External"/><Relationship Id="rId539" Type="http://schemas.openxmlformats.org/officeDocument/2006/relationships/hyperlink" Target="http://www.ncbi.nlm.nih.gov/pubmed/28974521" TargetMode="External"/><Relationship Id="rId40" Type="http://schemas.openxmlformats.org/officeDocument/2006/relationships/hyperlink" Target="http://www.ncbi.nlm.nih.gov/pubmed/31986264" TargetMode="External"/><Relationship Id="rId136" Type="http://schemas.openxmlformats.org/officeDocument/2006/relationships/hyperlink" Target="http://www.ncbi.nlm.nih.gov/pubmed/15494274" TargetMode="External"/><Relationship Id="rId178" Type="http://schemas.openxmlformats.org/officeDocument/2006/relationships/hyperlink" Target="http://busan.china-consulate.org/chn/zt/4/P020200310548447287942.pdf" TargetMode="External"/><Relationship Id="rId301" Type="http://schemas.openxmlformats.org/officeDocument/2006/relationships/hyperlink" Target="http://www.ncbi.nlm.nih.gov/pubmed/2913385" TargetMode="External"/><Relationship Id="rId343" Type="http://schemas.openxmlformats.org/officeDocument/2006/relationships/hyperlink" Target="http://www.ncbi.nlm.nih.gov/pubmed/32192578" TargetMode="External"/><Relationship Id="rId550" Type="http://schemas.openxmlformats.org/officeDocument/2006/relationships/hyperlink" Target="http://www.ncbi.nlm.nih.gov/pubmed/16968120" TargetMode="External"/><Relationship Id="rId82" Type="http://schemas.openxmlformats.org/officeDocument/2006/relationships/hyperlink" Target="http://www.ncbi.nlm.nih.gov/pubmed/23688302" TargetMode="External"/><Relationship Id="rId203" Type="http://schemas.openxmlformats.org/officeDocument/2006/relationships/hyperlink" Target="http://www.ncbi.nlm.nih.gov/pubmed/32075365" TargetMode="External"/><Relationship Id="rId385" Type="http://schemas.openxmlformats.org/officeDocument/2006/relationships/hyperlink" Target="http://www.ncbi.nlm.nih.gov/pubmed/32073213" TargetMode="External"/><Relationship Id="rId592" Type="http://schemas.openxmlformats.org/officeDocument/2006/relationships/hyperlink" Target="http://www.ncbi.nlm.nih.gov/pubmed/32139904" TargetMode="External"/><Relationship Id="rId606" Type="http://schemas.openxmlformats.org/officeDocument/2006/relationships/theme" Target="theme/theme1.xml"/><Relationship Id="rId245" Type="http://schemas.openxmlformats.org/officeDocument/2006/relationships/hyperlink" Target="http://www.ncbi.nlm.nih.gov/pubmed/16617262" TargetMode="External"/><Relationship Id="rId287" Type="http://schemas.openxmlformats.org/officeDocument/2006/relationships/hyperlink" Target="http://www.ncbi.nlm.nih.gov/pubmed/29365305" TargetMode="External"/><Relationship Id="rId410" Type="http://schemas.openxmlformats.org/officeDocument/2006/relationships/hyperlink" Target="http://www.ncbi.nlm.nih.gov/pubmed/32171076" TargetMode="External"/><Relationship Id="rId452" Type="http://schemas.openxmlformats.org/officeDocument/2006/relationships/hyperlink" Target="https://www.ncbi.nlm.nih.gov/pubmed/32160661" TargetMode="External"/><Relationship Id="rId494" Type="http://schemas.openxmlformats.org/officeDocument/2006/relationships/hyperlink" Target="http://dx.doi.org/10.1056/NEJMoa1406617" TargetMode="External"/><Relationship Id="rId508" Type="http://schemas.openxmlformats.org/officeDocument/2006/relationships/hyperlink" Target="https://doi.org/10.1056/nejmoa1702090" TargetMode="External"/><Relationship Id="rId105" Type="http://schemas.openxmlformats.org/officeDocument/2006/relationships/hyperlink" Target="http://www.ncbi.nlm.nih.gov/pubmed/32105632" TargetMode="External"/><Relationship Id="rId147" Type="http://schemas.openxmlformats.org/officeDocument/2006/relationships/hyperlink" Target="http://www.ncbi.nlm.nih.gov/pubmed/29161116" TargetMode="External"/><Relationship Id="rId312" Type="http://schemas.openxmlformats.org/officeDocument/2006/relationships/hyperlink" Target="http://www.ncbi.nlm.nih.gov/pubmed/32125452" TargetMode="External"/><Relationship Id="rId354" Type="http://schemas.openxmlformats.org/officeDocument/2006/relationships/hyperlink" Target="http://www.ncbi.nlm.nih.gov/pubmed/15030519" TargetMode="External"/><Relationship Id="rId51" Type="http://schemas.microsoft.com/office/2011/relationships/commentsExtended" Target="commentsExtended.xml"/><Relationship Id="rId93" Type="http://schemas.openxmlformats.org/officeDocument/2006/relationships/hyperlink" Target="http://www.ncbi.nlm.nih.gov/pubmed/32145275" TargetMode="External"/><Relationship Id="rId189" Type="http://schemas.openxmlformats.org/officeDocument/2006/relationships/hyperlink" Target="http://www.ncbi.nlm.nih.gov/pubmed/15766653" TargetMode="External"/><Relationship Id="rId396" Type="http://schemas.openxmlformats.org/officeDocument/2006/relationships/hyperlink" Target="http://www.ncbi.nlm.nih.gov/pubmed/32145717" TargetMode="External"/><Relationship Id="rId561" Type="http://schemas.openxmlformats.org/officeDocument/2006/relationships/hyperlink" Target="https://doi.org/10.1056/NEJMc2004973" TargetMode="External"/><Relationship Id="rId214" Type="http://schemas.openxmlformats.org/officeDocument/2006/relationships/hyperlink" Target="http://www.ncbi.nlm.nih.gov/pubmed/31971553" TargetMode="External"/><Relationship Id="rId256" Type="http://schemas.openxmlformats.org/officeDocument/2006/relationships/hyperlink" Target="http://www.ncbi.nlm.nih.gov/pubmed/32031570" TargetMode="External"/><Relationship Id="rId298" Type="http://schemas.openxmlformats.org/officeDocument/2006/relationships/hyperlink" Target="http://www.ncbi.nlm.nih.gov/pubmed/32109013" TargetMode="External"/><Relationship Id="rId421" Type="http://schemas.openxmlformats.org/officeDocument/2006/relationships/hyperlink" Target="http://www.ncbi.nlm.nih.gov/pubmed/32105632" TargetMode="External"/><Relationship Id="rId463" Type="http://schemas.openxmlformats.org/officeDocument/2006/relationships/hyperlink" Target="http://dx.doi.org/10.1136/bmj.m1086" TargetMode="External"/><Relationship Id="rId519" Type="http://schemas.openxmlformats.org/officeDocument/2006/relationships/hyperlink" Target="http://www.ncbi.nlm.nih.gov/pubmed/30526505" TargetMode="External"/><Relationship Id="rId116" Type="http://schemas.openxmlformats.org/officeDocument/2006/relationships/hyperlink" Target="http://www.ncbi.nlm.nih.gov/pubmed/25742022" TargetMode="External"/><Relationship Id="rId158" Type="http://schemas.openxmlformats.org/officeDocument/2006/relationships/hyperlink" Target="http://www.ncbi.nlm.nih.gov/pubmed/32167524" TargetMode="External"/><Relationship Id="rId323" Type="http://schemas.openxmlformats.org/officeDocument/2006/relationships/hyperlink" Target="http://www.ncbi.nlm.nih.gov/pubmed/27513822" TargetMode="External"/><Relationship Id="rId530" Type="http://schemas.openxmlformats.org/officeDocument/2006/relationships/hyperlink" Target="https://www.ncbi.nlm.nih.gov/pubmed/15766653" TargetMode="External"/><Relationship Id="rId20" Type="http://schemas.openxmlformats.org/officeDocument/2006/relationships/hyperlink" Target="https://medium.com/@nigam/higher-co-infection-rates-in-covid19-b24965088333" TargetMode="External"/><Relationship Id="rId62" Type="http://schemas.openxmlformats.org/officeDocument/2006/relationships/hyperlink" Target="http://www.ncbi.nlm.nih.gov/pubmed/30705129" TargetMode="External"/><Relationship Id="rId365" Type="http://schemas.openxmlformats.org/officeDocument/2006/relationships/hyperlink" Target="http://doi.org/10.1148/ryct.2020200067" TargetMode="External"/><Relationship Id="rId572" Type="http://schemas.openxmlformats.org/officeDocument/2006/relationships/hyperlink" Target="http://doi.org/10.3760/cma.j.cn112137-20200229-00520" TargetMode="External"/><Relationship Id="rId225" Type="http://schemas.openxmlformats.org/officeDocument/2006/relationships/hyperlink" Target="http://www.ncbi.nlm.nih.gov/pubmed/32171062" TargetMode="External"/><Relationship Id="rId267" Type="http://schemas.openxmlformats.org/officeDocument/2006/relationships/hyperlink" Target="http://www.ncbi.nlm.nih.gov/pubmed/32171076" TargetMode="External"/><Relationship Id="rId432" Type="http://schemas.openxmlformats.org/officeDocument/2006/relationships/hyperlink" Target="http://www.ncbi.nlm.nih.gov/pubmed/32145190" TargetMode="External"/><Relationship Id="rId474" Type="http://schemas.openxmlformats.org/officeDocument/2006/relationships/hyperlink" Target="https://dx.doi.org/10.1378/chest.14-3161" TargetMode="External"/><Relationship Id="rId127" Type="http://schemas.openxmlformats.org/officeDocument/2006/relationships/hyperlink" Target="http://www.ncbi.nlm.nih.gov/pubmed/15650225" TargetMode="External"/><Relationship Id="rId31" Type="http://schemas.openxmlformats.org/officeDocument/2006/relationships/hyperlink" Target="http://www.ncbi.nlm.nih.gov/pubmed/32085846" TargetMode="External"/><Relationship Id="rId73" Type="http://schemas.openxmlformats.org/officeDocument/2006/relationships/hyperlink" Target="http://www.ncbi.nlm.nih.gov/pubmed/23271823" TargetMode="External"/><Relationship Id="rId169" Type="http://schemas.openxmlformats.org/officeDocument/2006/relationships/hyperlink" Target="http://www.ncbi.nlm.nih.gov/pubmed/30891590" TargetMode="External"/><Relationship Id="rId334" Type="http://schemas.openxmlformats.org/officeDocument/2006/relationships/hyperlink" Target="http://www.ncbi.nlm.nih.gov/pubmed/32191259" TargetMode="External"/><Relationship Id="rId376" Type="http://schemas.openxmlformats.org/officeDocument/2006/relationships/hyperlink" Target="http://www.ncbi.nlm.nih.gov/pubmed/32171076" TargetMode="External"/><Relationship Id="rId541" Type="http://schemas.openxmlformats.org/officeDocument/2006/relationships/hyperlink" Target="https://www.ncbi.nlm.nih.gov/pubmed/15076236" TargetMode="External"/><Relationship Id="rId583" Type="http://schemas.openxmlformats.org/officeDocument/2006/relationships/hyperlink" Target="http://www.ncbi.nlm.nih.gov/pubmed/32150618" TargetMode="External"/><Relationship Id="rId4" Type="http://schemas.openxmlformats.org/officeDocument/2006/relationships/webSettings" Target="webSettings.xml"/><Relationship Id="rId180" Type="http://schemas.openxmlformats.org/officeDocument/2006/relationships/hyperlink" Target="http://www.ncbi.nlm.nih.gov/pubmed/32147496" TargetMode="External"/><Relationship Id="rId236" Type="http://schemas.openxmlformats.org/officeDocument/2006/relationships/hyperlink" Target="http://www.ncbi.nlm.nih.gov/pubmed/9971864" TargetMode="External"/><Relationship Id="rId278" Type="http://schemas.openxmlformats.org/officeDocument/2006/relationships/hyperlink" Target="http://www.ncbi.nlm.nih.gov/pubmed/32176300" TargetMode="External"/><Relationship Id="rId401" Type="http://schemas.openxmlformats.org/officeDocument/2006/relationships/hyperlink" Target="http://dx.doi.org/10.1101/2020.02.18.20023242" TargetMode="External"/><Relationship Id="rId443" Type="http://schemas.openxmlformats.org/officeDocument/2006/relationships/hyperlink" Target="http://dx.doi.org/10.1128/JVI.79.3.1966-1969.2005" TargetMode="External"/><Relationship Id="rId303" Type="http://schemas.openxmlformats.org/officeDocument/2006/relationships/hyperlink" Target="http://www.ncbi.nlm.nih.gov/pubmed/2913385" TargetMode="External"/><Relationship Id="rId485" Type="http://schemas.openxmlformats.org/officeDocument/2006/relationships/hyperlink" Target="http://www.ncbi.nlm.nih.gov/pubmed/32109013" TargetMode="External"/><Relationship Id="rId42" Type="http://schemas.openxmlformats.org/officeDocument/2006/relationships/hyperlink" Target="http://www.ncbi.nlm.nih.gov/pubmed/31986264" TargetMode="External"/><Relationship Id="rId84" Type="http://schemas.openxmlformats.org/officeDocument/2006/relationships/hyperlink" Target="http://www.ncbi.nlm.nih.gov/pubmed/23688302" TargetMode="External"/><Relationship Id="rId138" Type="http://schemas.openxmlformats.org/officeDocument/2006/relationships/hyperlink" Target="http://www.ncbi.nlm.nih.gov/pubmed/15494274" TargetMode="External"/><Relationship Id="rId345" Type="http://schemas.openxmlformats.org/officeDocument/2006/relationships/hyperlink" Target="http://www.ncbi.nlm.nih.gov/pubmed/32007143" TargetMode="External"/><Relationship Id="rId387" Type="http://schemas.openxmlformats.org/officeDocument/2006/relationships/hyperlink" Target="http://www.ncbi.nlm.nih.gov/pubmed/32073213" TargetMode="External"/><Relationship Id="rId510" Type="http://schemas.openxmlformats.org/officeDocument/2006/relationships/hyperlink" Target="http://dx.doi.org/10.1016/j.jcv.2004.07.006" TargetMode="External"/><Relationship Id="rId552" Type="http://schemas.openxmlformats.org/officeDocument/2006/relationships/hyperlink" Target="http://www.ncbi.nlm.nih.gov/pubmed/2913385" TargetMode="External"/><Relationship Id="rId594" Type="http://schemas.openxmlformats.org/officeDocument/2006/relationships/hyperlink" Target="http://www.ncbi.nlm.nih.gov/pubmed/32075365" TargetMode="External"/><Relationship Id="rId191" Type="http://schemas.openxmlformats.org/officeDocument/2006/relationships/hyperlink" Target="http://www.ncbi.nlm.nih.gov/pubmed/15140961" TargetMode="External"/><Relationship Id="rId205" Type="http://schemas.openxmlformats.org/officeDocument/2006/relationships/hyperlink" Target="http://www.ncbi.nlm.nih.gov/pubmed/32074550" TargetMode="External"/><Relationship Id="rId247" Type="http://schemas.openxmlformats.org/officeDocument/2006/relationships/hyperlink" Target="http://www.ncbi.nlm.nih.gov/pubmed/32171076" TargetMode="External"/><Relationship Id="rId412" Type="http://schemas.openxmlformats.org/officeDocument/2006/relationships/hyperlink" Target="http://dx.doi.org/10.1101/2020.02.18.20023242" TargetMode="External"/><Relationship Id="rId107" Type="http://schemas.openxmlformats.org/officeDocument/2006/relationships/hyperlink" Target="http://www.ncbi.nlm.nih.gov/pubmed/32105632" TargetMode="External"/><Relationship Id="rId289" Type="http://schemas.openxmlformats.org/officeDocument/2006/relationships/hyperlink" Target="http://www.ncbi.nlm.nih.gov/pubmed/32125452" TargetMode="External"/><Relationship Id="rId454" Type="http://schemas.openxmlformats.org/officeDocument/2006/relationships/hyperlink" Target="http://dx.doi.org/10.1016/j.blre.2018.11.002" TargetMode="External"/><Relationship Id="rId496" Type="http://schemas.openxmlformats.org/officeDocument/2006/relationships/hyperlink" Target="http://dx.doi.org/10.1093/eurheartj/ehaa190" TargetMode="External"/><Relationship Id="rId11" Type="http://schemas.openxmlformats.org/officeDocument/2006/relationships/hyperlink" Target="http://www.ncbi.nlm.nih.gov/pubmed/32182409" TargetMode="External"/><Relationship Id="rId53" Type="http://schemas.openxmlformats.org/officeDocument/2006/relationships/hyperlink" Target="http://www.ncbi.nlm.nih.gov/pubmed/22563403" TargetMode="External"/><Relationship Id="rId149" Type="http://schemas.openxmlformats.org/officeDocument/2006/relationships/hyperlink" Target="http://www.who.int/publications-detail/clinical-management-of-severe-acute-respiratory-infection-when-novel-coronavirus-(ncov)-infection-is-suspected" TargetMode="External"/><Relationship Id="rId314" Type="http://schemas.openxmlformats.org/officeDocument/2006/relationships/hyperlink" Target="http://www.ncbi.nlm.nih.gov/pubmed/30526505" TargetMode="External"/><Relationship Id="rId356" Type="http://schemas.openxmlformats.org/officeDocument/2006/relationships/hyperlink" Target="http://www.ncbi.nlm.nih.gov/pubmed/15030519" TargetMode="External"/><Relationship Id="rId398" Type="http://schemas.openxmlformats.org/officeDocument/2006/relationships/hyperlink" Target="http://dx.doi.org/10.1101/2020.02.12.20022418" TargetMode="External"/><Relationship Id="rId521" Type="http://schemas.openxmlformats.org/officeDocument/2006/relationships/hyperlink" Target="http://www.ncbi.nlm.nih.gov/pubmed/32192578" TargetMode="External"/><Relationship Id="rId563" Type="http://schemas.openxmlformats.org/officeDocument/2006/relationships/hyperlink" Target="https://doi.org/10.1186/1743-422x-2-69" TargetMode="External"/><Relationship Id="rId95" Type="http://schemas.openxmlformats.org/officeDocument/2006/relationships/hyperlink" Target="http://www.ncbi.nlm.nih.gov/pubmed/32145275" TargetMode="External"/><Relationship Id="rId160" Type="http://schemas.openxmlformats.org/officeDocument/2006/relationships/hyperlink" Target="http://www.ncbi.nlm.nih.gov/pubmed/32167524" TargetMode="External"/><Relationship Id="rId216" Type="http://schemas.openxmlformats.org/officeDocument/2006/relationships/hyperlink" Target="http://www.ncbi.nlm.nih.gov/pubmed/31971553" TargetMode="External"/><Relationship Id="rId423" Type="http://schemas.openxmlformats.org/officeDocument/2006/relationships/hyperlink" Target="http://www.ncbi.nlm.nih.gov/pubmed/32167524" TargetMode="External"/><Relationship Id="rId258" Type="http://schemas.openxmlformats.org/officeDocument/2006/relationships/hyperlink" Target="http://www.ncbi.nlm.nih.gov/pubmed/32007143" TargetMode="External"/><Relationship Id="rId465" Type="http://schemas.openxmlformats.org/officeDocument/2006/relationships/hyperlink" Target="http://dx.doi.org/%2010.1186/s13054-016-1230-8" TargetMode="External"/><Relationship Id="rId22" Type="http://schemas.openxmlformats.org/officeDocument/2006/relationships/hyperlink" Target="http://www.ncbi.nlm.nih.gov/pubmed/32125452" TargetMode="External"/><Relationship Id="rId64" Type="http://schemas.openxmlformats.org/officeDocument/2006/relationships/hyperlink" Target="http://www.ncbi.nlm.nih.gov/pubmed/32102726" TargetMode="External"/><Relationship Id="rId118" Type="http://schemas.openxmlformats.org/officeDocument/2006/relationships/hyperlink" Target="http://www.ncbi.nlm.nih.gov/pubmed/25742022" TargetMode="External"/><Relationship Id="rId325" Type="http://schemas.openxmlformats.org/officeDocument/2006/relationships/hyperlink" Target="http://www.ncbi.nlm.nih.gov/pubmed/27734109" TargetMode="External"/><Relationship Id="rId367" Type="http://schemas.openxmlformats.org/officeDocument/2006/relationships/hyperlink" Target="http://www.preprints.org/manuscript/202002.0407/v2" TargetMode="External"/><Relationship Id="rId532" Type="http://schemas.openxmlformats.org/officeDocument/2006/relationships/hyperlink" Target="https://doi.org/10.1016/j.jcrc.2012.04.006" TargetMode="External"/><Relationship Id="rId574" Type="http://schemas.openxmlformats.org/officeDocument/2006/relationships/hyperlink" Target="http://doi.org/10.1148/ryct.2020200067" TargetMode="External"/><Relationship Id="rId171" Type="http://schemas.openxmlformats.org/officeDocument/2006/relationships/hyperlink" Target="http://www.ncbi.nlm.nih.gov/pubmed/30891590" TargetMode="External"/><Relationship Id="rId227" Type="http://schemas.openxmlformats.org/officeDocument/2006/relationships/hyperlink" Target="http://www.ncbi.nlm.nih.gov/pubmed/32171062" TargetMode="External"/><Relationship Id="rId269" Type="http://schemas.openxmlformats.org/officeDocument/2006/relationships/hyperlink" Target="http://www.ncbi.nlm.nih.gov/pubmed/32171076" TargetMode="External"/><Relationship Id="rId434" Type="http://schemas.openxmlformats.org/officeDocument/2006/relationships/hyperlink" Target="http://www.ncbi.nlm.nih.gov/pubmed/32171076" TargetMode="External"/><Relationship Id="rId476" Type="http://schemas.openxmlformats.org/officeDocument/2006/relationships/hyperlink" Target="http://dx.doi.org/10.1097/01.CCM.0000214288.88308.26" TargetMode="External"/><Relationship Id="rId33" Type="http://schemas.openxmlformats.org/officeDocument/2006/relationships/hyperlink" Target="http://www.ncbi.nlm.nih.gov/pubmed/32085846" TargetMode="External"/><Relationship Id="rId129" Type="http://schemas.openxmlformats.org/officeDocument/2006/relationships/hyperlink" Target="http://www.ncbi.nlm.nih.gov/pubmed/15650225" TargetMode="External"/><Relationship Id="rId280" Type="http://schemas.openxmlformats.org/officeDocument/2006/relationships/hyperlink" Target="http://dx.doi.org/10.20944/preprints202003.0180.v1" TargetMode="External"/><Relationship Id="rId336" Type="http://schemas.openxmlformats.org/officeDocument/2006/relationships/hyperlink" Target="http://www.ncbi.nlm.nih.gov/pubmed/32125452" TargetMode="External"/><Relationship Id="rId501" Type="http://schemas.openxmlformats.org/officeDocument/2006/relationships/hyperlink" Target="http://www.ncbi.nlm.nih.gov/pubmed/30705129" TargetMode="External"/><Relationship Id="rId543" Type="http://schemas.openxmlformats.org/officeDocument/2006/relationships/hyperlink" Target="http://www.ncbi.nlm.nih.gov/pubmed/32034323" TargetMode="External"/><Relationship Id="rId75" Type="http://schemas.openxmlformats.org/officeDocument/2006/relationships/hyperlink" Target="http://www.ncbi.nlm.nih.gov/pubmed/22492988" TargetMode="External"/><Relationship Id="rId140" Type="http://schemas.openxmlformats.org/officeDocument/2006/relationships/hyperlink" Target="http://www.ncbi.nlm.nih.gov/pubmed/15494274" TargetMode="External"/><Relationship Id="rId182" Type="http://schemas.openxmlformats.org/officeDocument/2006/relationships/hyperlink" Target="http://www.ncbi.nlm.nih.gov/pubmed/32171740" TargetMode="External"/><Relationship Id="rId378" Type="http://schemas.openxmlformats.org/officeDocument/2006/relationships/hyperlink" Target="http://www.ncbi.nlm.nih.gov/pubmed/32171076" TargetMode="External"/><Relationship Id="rId403" Type="http://schemas.openxmlformats.org/officeDocument/2006/relationships/hyperlink" Target="http://www.ncbi.nlm.nih.gov/pubmed/32171076" TargetMode="External"/><Relationship Id="rId585" Type="http://schemas.openxmlformats.org/officeDocument/2006/relationships/hyperlink" Target="http://www.ncbi.nlm.nih.gov/pubmed/32125362" TargetMode="External"/><Relationship Id="rId6" Type="http://schemas.openxmlformats.org/officeDocument/2006/relationships/endnotes" Target="endnotes.xml"/><Relationship Id="rId238" Type="http://schemas.openxmlformats.org/officeDocument/2006/relationships/hyperlink" Target="http://www.ncbi.nlm.nih.gov/pubmed/9971864" TargetMode="External"/><Relationship Id="rId445" Type="http://schemas.openxmlformats.org/officeDocument/2006/relationships/hyperlink" Target="https://www.acc.org/latest-in-cardiology/articles/2020/03/12/17/02/cardiologists-insights-from-treating-covid-19-patients-in-china" TargetMode="External"/><Relationship Id="rId487" Type="http://schemas.openxmlformats.org/officeDocument/2006/relationships/hyperlink" Target="http://www.ncbi.nlm.nih.gov/pubmed/23688302" TargetMode="External"/><Relationship Id="rId291" Type="http://schemas.openxmlformats.org/officeDocument/2006/relationships/hyperlink" Target="http://www.ncbi.nlm.nih.gov/pubmed/32125452" TargetMode="External"/><Relationship Id="rId305" Type="http://schemas.openxmlformats.org/officeDocument/2006/relationships/hyperlink" Target="http://www.mdcalc.com/cardiac-output-ficks-formula" TargetMode="External"/><Relationship Id="rId347" Type="http://schemas.openxmlformats.org/officeDocument/2006/relationships/hyperlink" Target="http://www.ncbi.nlm.nih.gov/pubmed/32167524" TargetMode="External"/><Relationship Id="rId512" Type="http://schemas.openxmlformats.org/officeDocument/2006/relationships/hyperlink" Target="https://www.ncbi.nlm.nih.gov/pubmed/29255070" TargetMode="External"/><Relationship Id="rId44" Type="http://schemas.openxmlformats.org/officeDocument/2006/relationships/hyperlink" Target="http://www.ncbi.nlm.nih.gov/pubmed/31986264" TargetMode="External"/><Relationship Id="rId86" Type="http://schemas.openxmlformats.org/officeDocument/2006/relationships/hyperlink" Target="http://www.ncbi.nlm.nih.gov/pubmed/32171076" TargetMode="External"/><Relationship Id="rId151" Type="http://schemas.openxmlformats.org/officeDocument/2006/relationships/hyperlink" Target="http://www.who.int/publications-detail/clinical-management-of-severe-acute-respiratory-infection-when-novel-coronavirus-(ncov)-infection-is-suspected" TargetMode="External"/><Relationship Id="rId389" Type="http://schemas.openxmlformats.org/officeDocument/2006/relationships/hyperlink" Target="http://www.ncbi.nlm.nih.gov/pubmed/29255070" TargetMode="External"/><Relationship Id="rId554" Type="http://schemas.openxmlformats.org/officeDocument/2006/relationships/hyperlink" Target="http://www.ncbi.nlm.nih.gov/pubmed/32073213" TargetMode="External"/><Relationship Id="rId596" Type="http://schemas.openxmlformats.org/officeDocument/2006/relationships/hyperlink" Target="http://www.ncbi.nlm.nih.gov/pubmed/32141280" TargetMode="External"/><Relationship Id="rId193" Type="http://schemas.openxmlformats.org/officeDocument/2006/relationships/hyperlink" Target="http://www.ncbi.nlm.nih.gov/pubmed/15140961" TargetMode="External"/><Relationship Id="rId207" Type="http://schemas.openxmlformats.org/officeDocument/2006/relationships/hyperlink" Target="http://www.ncbi.nlm.nih.gov/pubmed/32074550" TargetMode="External"/><Relationship Id="rId249" Type="http://schemas.openxmlformats.org/officeDocument/2006/relationships/hyperlink" Target="http://www.ncbi.nlm.nih.gov/pubmed/32171076" TargetMode="External"/><Relationship Id="rId414" Type="http://schemas.openxmlformats.org/officeDocument/2006/relationships/hyperlink" Target="http://dx.doi.org/10.1101/2020.02.18.20023242" TargetMode="External"/><Relationship Id="rId456" Type="http://schemas.openxmlformats.org/officeDocument/2006/relationships/hyperlink" Target="http://dx.doi.org/10.1016/S0140-6736(20)30211-7" TargetMode="External"/><Relationship Id="rId498" Type="http://schemas.openxmlformats.org/officeDocument/2006/relationships/hyperlink" Target="https://doi.org/10.1016/s0140-6736(20)30183-5" TargetMode="External"/><Relationship Id="rId13" Type="http://schemas.openxmlformats.org/officeDocument/2006/relationships/hyperlink" Target="http://www.ncbi.nlm.nih.gov/pubmed/32182409" TargetMode="External"/><Relationship Id="rId109" Type="http://schemas.openxmlformats.org/officeDocument/2006/relationships/hyperlink" Target="http://www.ncbi.nlm.nih.gov/pubmed/32109013" TargetMode="External"/><Relationship Id="rId260" Type="http://schemas.openxmlformats.org/officeDocument/2006/relationships/hyperlink" Target="http://www.ncbi.nlm.nih.gov/pubmed/32007143" TargetMode="External"/><Relationship Id="rId316" Type="http://schemas.openxmlformats.org/officeDocument/2006/relationships/hyperlink" Target="http://www.ncbi.nlm.nih.gov/pubmed/25599463" TargetMode="External"/><Relationship Id="rId523" Type="http://schemas.openxmlformats.org/officeDocument/2006/relationships/hyperlink" Target="https://www.ncbi.nlm.nih.gov/pubmed/22492988" TargetMode="External"/><Relationship Id="rId55" Type="http://schemas.openxmlformats.org/officeDocument/2006/relationships/hyperlink" Target="http://www.ncbi.nlm.nih.gov/pubmed/22563403" TargetMode="External"/><Relationship Id="rId97" Type="http://schemas.openxmlformats.org/officeDocument/2006/relationships/hyperlink" Target="http://www.who.int/publications-detail/clinical-management-of-severe-acute-respiratory-infection-when-novel-coronavirus-(ncov)-infection-is-suspected" TargetMode="External"/><Relationship Id="rId120" Type="http://schemas.openxmlformats.org/officeDocument/2006/relationships/hyperlink" Target="http://www.ncbi.nlm.nih.gov/pubmed/27347773" TargetMode="External"/><Relationship Id="rId358" Type="http://schemas.openxmlformats.org/officeDocument/2006/relationships/hyperlink" Target="http://www.ncbi.nlm.nih.gov/pubmed/32125452" TargetMode="External"/><Relationship Id="rId565" Type="http://schemas.openxmlformats.org/officeDocument/2006/relationships/hyperlink" Target="http://doi.org/10.1001/jama.2020.1585" TargetMode="External"/><Relationship Id="rId162" Type="http://schemas.openxmlformats.org/officeDocument/2006/relationships/hyperlink" Target="http://www.who.int/publications-detail/clinical-management-of-severe-acute-respiratory-infection-when-novel-coronavirus-(ncov)-infection-is-suspected" TargetMode="External"/><Relationship Id="rId218" Type="http://schemas.openxmlformats.org/officeDocument/2006/relationships/hyperlink" Target="http://www.ncbi.nlm.nih.gov/pubmed/32139904" TargetMode="External"/><Relationship Id="rId425" Type="http://schemas.openxmlformats.org/officeDocument/2006/relationships/hyperlink" Target="http://www.ncbi.nlm.nih.gov/pubmed/15673319" TargetMode="External"/><Relationship Id="rId467" Type="http://schemas.openxmlformats.org/officeDocument/2006/relationships/hyperlink" Target="https://doi.org/10.1016/j.ijantimicag.2020.105938" TargetMode="External"/><Relationship Id="rId271" Type="http://schemas.openxmlformats.org/officeDocument/2006/relationships/hyperlink" Target="http://www.ncbi.nlm.nih.gov/pubmed/32171076" TargetMode="External"/><Relationship Id="rId24" Type="http://schemas.openxmlformats.org/officeDocument/2006/relationships/hyperlink" Target="https://www.brighamandwomens.org/deptforms/covid-19-donations" TargetMode="External"/><Relationship Id="rId66" Type="http://schemas.openxmlformats.org/officeDocument/2006/relationships/hyperlink" Target="http://www.ncbi.nlm.nih.gov/pubmed/32160661" TargetMode="External"/><Relationship Id="rId131" Type="http://schemas.openxmlformats.org/officeDocument/2006/relationships/hyperlink" Target="http://www.ncbi.nlm.nih.gov/pubmed/27347773" TargetMode="External"/><Relationship Id="rId327" Type="http://schemas.openxmlformats.org/officeDocument/2006/relationships/hyperlink" Target="http://www.ncbi.nlm.nih.gov/pubmed/27734109" TargetMode="External"/><Relationship Id="rId369" Type="http://schemas.openxmlformats.org/officeDocument/2006/relationships/hyperlink" Target="http://www.preprints.org/manuscript/202002.0407/v2" TargetMode="External"/><Relationship Id="rId534" Type="http://schemas.openxmlformats.org/officeDocument/2006/relationships/hyperlink" Target="https://www.ncbi.nlm.nih.gov/pubmed/32125452" TargetMode="External"/><Relationship Id="rId576" Type="http://schemas.openxmlformats.org/officeDocument/2006/relationships/hyperlink" Target="https://doi.org/10.1016/s2213-2600(20)30076-x" TargetMode="External"/><Relationship Id="rId173" Type="http://schemas.openxmlformats.org/officeDocument/2006/relationships/hyperlink" Target="http://www.ncbi.nlm.nih.gov/pubmed/30891590" TargetMode="External"/><Relationship Id="rId229" Type="http://schemas.openxmlformats.org/officeDocument/2006/relationships/hyperlink" Target="http://www.ncbi.nlm.nih.gov/pubmed/32171062" TargetMode="External"/><Relationship Id="rId380" Type="http://schemas.openxmlformats.org/officeDocument/2006/relationships/hyperlink" Target="http://www.ncbi.nlm.nih.gov/pubmed/32073213" TargetMode="External"/><Relationship Id="rId436" Type="http://schemas.openxmlformats.org/officeDocument/2006/relationships/hyperlink" Target="http://www.ncbi.nlm.nih.gov/pubmed/32167524" TargetMode="External"/><Relationship Id="rId601" Type="http://schemas.openxmlformats.org/officeDocument/2006/relationships/hyperlink" Target="http://doi.org/10.24920/003724" TargetMode="External"/><Relationship Id="rId240" Type="http://schemas.openxmlformats.org/officeDocument/2006/relationships/hyperlink" Target="http://www.ncbi.nlm.nih.gov/pubmed/9971864" TargetMode="External"/><Relationship Id="rId478" Type="http://schemas.openxmlformats.org/officeDocument/2006/relationships/hyperlink" Target="http://dx.doi.org/10.5582/bst.2020.01047" TargetMode="External"/><Relationship Id="rId35" Type="http://schemas.openxmlformats.org/officeDocument/2006/relationships/hyperlink" Target="http://www.ncbi.nlm.nih.gov/pubmed/32031570" TargetMode="External"/><Relationship Id="rId77" Type="http://schemas.openxmlformats.org/officeDocument/2006/relationships/hyperlink" Target="http://www.ncbi.nlm.nih.gov/pubmed/22492988" TargetMode="External"/><Relationship Id="rId100" Type="http://schemas.openxmlformats.org/officeDocument/2006/relationships/hyperlink" Target="http://www.ncbi.nlm.nih.gov/pubmed/32171076" TargetMode="External"/><Relationship Id="rId282" Type="http://schemas.openxmlformats.org/officeDocument/2006/relationships/hyperlink" Target="http://www.ncbi.nlm.nih.gov/pubmed/28974521" TargetMode="External"/><Relationship Id="rId338" Type="http://schemas.openxmlformats.org/officeDocument/2006/relationships/hyperlink" Target="http://www.ncbi.nlm.nih.gov/pubmed/32105632" TargetMode="External"/><Relationship Id="rId503" Type="http://schemas.openxmlformats.org/officeDocument/2006/relationships/hyperlink" Target="http://www.ncbi.nlm.nih.gov/pubmed/23271823" TargetMode="External"/><Relationship Id="rId545" Type="http://schemas.openxmlformats.org/officeDocument/2006/relationships/hyperlink" Target="https://www.ncbi.nlm.nih.gov/pubmed/21263327" TargetMode="External"/><Relationship Id="rId587" Type="http://schemas.openxmlformats.org/officeDocument/2006/relationships/hyperlink" Target="http://www.ncbi.nlm.nih.gov/pubmed/32162032" TargetMode="External"/><Relationship Id="rId8" Type="http://schemas.openxmlformats.org/officeDocument/2006/relationships/hyperlink" Target="https://sccm.org/getattachment/Disaster/SSC-COVID19-Critical-Care-Guidelines.pdf?lang=en-US&amp;_zs=WSjjd1&amp;_zl=j1cc6" TargetMode="External"/><Relationship Id="rId142" Type="http://schemas.openxmlformats.org/officeDocument/2006/relationships/hyperlink" Target="http://www.ncbi.nlm.nih.gov/pubmed/16968120" TargetMode="External"/><Relationship Id="rId184" Type="http://schemas.openxmlformats.org/officeDocument/2006/relationships/hyperlink" Target="http://www.ncbi.nlm.nih.gov/pubmed/16115318" TargetMode="External"/><Relationship Id="rId391" Type="http://schemas.openxmlformats.org/officeDocument/2006/relationships/hyperlink" Target="http://www.mdcalc.com/isth-criteria-disseminated-intravascular-coagulation-dic" TargetMode="External"/><Relationship Id="rId405" Type="http://schemas.openxmlformats.org/officeDocument/2006/relationships/hyperlink" Target="http://www.ncbi.nlm.nih.gov/pubmed/32171076" TargetMode="External"/><Relationship Id="rId447" Type="http://schemas.openxmlformats.org/officeDocument/2006/relationships/hyperlink" Target="http://www.ncbi.nlm.nih.gov/pubmed/29161116" TargetMode="External"/><Relationship Id="rId251" Type="http://schemas.openxmlformats.org/officeDocument/2006/relationships/hyperlink" Target="http://www.ncbi.nlm.nih.gov/pubmed/32125452" TargetMode="External"/><Relationship Id="rId489" Type="http://schemas.openxmlformats.org/officeDocument/2006/relationships/hyperlink" Target="https://www.ncbi.nlm.nih.gov/pubmed/32129518" TargetMode="External"/><Relationship Id="rId46" Type="http://schemas.openxmlformats.org/officeDocument/2006/relationships/hyperlink" Target="http://www.ncbi.nlm.nih.gov/pubmed/32171076" TargetMode="External"/><Relationship Id="rId293" Type="http://schemas.openxmlformats.org/officeDocument/2006/relationships/hyperlink" Target="http://dx.doi.org/10.20944/preprints202003.0180.v1" TargetMode="External"/><Relationship Id="rId307" Type="http://schemas.openxmlformats.org/officeDocument/2006/relationships/hyperlink" Target="https://www.khanacademy.org/science/health-and-medicine/circulatory-system-diseases/shock/v/differentiating-shock" TargetMode="External"/><Relationship Id="rId349" Type="http://schemas.openxmlformats.org/officeDocument/2006/relationships/hyperlink" Target="http://www.ncbi.nlm.nih.gov/pubmed/32167524" TargetMode="External"/><Relationship Id="rId514" Type="http://schemas.openxmlformats.org/officeDocument/2006/relationships/hyperlink" Target="https://www.ncbi.nlm.nih.gov/pubmed/32145275" TargetMode="External"/><Relationship Id="rId556" Type="http://schemas.openxmlformats.org/officeDocument/2006/relationships/hyperlink" Target="https://www.ncbi.nlm.nih.gov/pubmed/32147496" TargetMode="External"/><Relationship Id="rId88" Type="http://schemas.openxmlformats.org/officeDocument/2006/relationships/hyperlink" Target="http://www.ncbi.nlm.nih.gov/pubmed/32171076" TargetMode="External"/><Relationship Id="rId111" Type="http://schemas.openxmlformats.org/officeDocument/2006/relationships/hyperlink" Target="http://www.ncbi.nlm.nih.gov/pubmed/32109013" TargetMode="External"/><Relationship Id="rId153" Type="http://schemas.openxmlformats.org/officeDocument/2006/relationships/hyperlink" Target="http://www.ncbi.nlm.nih.gov/pubmed/32167524" TargetMode="External"/><Relationship Id="rId195" Type="http://schemas.openxmlformats.org/officeDocument/2006/relationships/hyperlink" Target="http://www.ncbi.nlm.nih.gov/pubmed/15076236" TargetMode="External"/><Relationship Id="rId209" Type="http://schemas.openxmlformats.org/officeDocument/2006/relationships/hyperlink" Target="http://www.ncbi.nlm.nih.gov/pubmed/32150618" TargetMode="External"/><Relationship Id="rId360" Type="http://schemas.openxmlformats.org/officeDocument/2006/relationships/hyperlink" Target="http://www.ncbi.nlm.nih.gov/pubmed/32125452" TargetMode="External"/><Relationship Id="rId416" Type="http://schemas.openxmlformats.org/officeDocument/2006/relationships/hyperlink" Target="http://www.ncbi.nlm.nih.gov/pubmed/32031570" TargetMode="External"/><Relationship Id="rId598" Type="http://schemas.openxmlformats.org/officeDocument/2006/relationships/hyperlink" Target="http://www.ncbi.nlm.nih.gov/pubmed/32171076" TargetMode="External"/><Relationship Id="rId220" Type="http://schemas.openxmlformats.org/officeDocument/2006/relationships/hyperlink" Target="https://www.ncbi.nlm.nih.gov/pubmed/32129518" TargetMode="External"/><Relationship Id="rId458" Type="http://schemas.openxmlformats.org/officeDocument/2006/relationships/hyperlink" Target="http://doi.org/10.1016/S0140-6736(20)30421-9" TargetMode="External"/><Relationship Id="rId15" Type="http://schemas.openxmlformats.org/officeDocument/2006/relationships/hyperlink" Target="https://www.medrxiv.org/content/10.1101/2020.02.29.20027698v2" TargetMode="External"/><Relationship Id="rId57" Type="http://schemas.openxmlformats.org/officeDocument/2006/relationships/hyperlink" Target="http://www.ncbi.nlm.nih.gov/pubmed/22762937" TargetMode="External"/><Relationship Id="rId262" Type="http://schemas.openxmlformats.org/officeDocument/2006/relationships/hyperlink" Target="http://www.ncbi.nlm.nih.gov/pubmed/32171076" TargetMode="External"/><Relationship Id="rId318" Type="http://schemas.openxmlformats.org/officeDocument/2006/relationships/hyperlink" Target="http://www.ncbi.nlm.nih.gov/pubmed/25599463" TargetMode="External"/><Relationship Id="rId525" Type="http://schemas.openxmlformats.org/officeDocument/2006/relationships/hyperlink" Target="http://www.ncbi.nlm.nih.gov/pubmed/27428118" TargetMode="External"/><Relationship Id="rId567" Type="http://schemas.openxmlformats.org/officeDocument/2006/relationships/hyperlink" Target="http://dx.doi.org/10.1111/j.1365-2249.2004.02415.x" TargetMode="External"/><Relationship Id="rId99" Type="http://schemas.openxmlformats.org/officeDocument/2006/relationships/hyperlink" Target="http://www.who.int/publications-detail/clinical-management-of-severe-acute-respiratory-infection-when-novel-coronavirus-(ncov)-infection-is-suspected" TargetMode="External"/><Relationship Id="rId122" Type="http://schemas.openxmlformats.org/officeDocument/2006/relationships/hyperlink" Target="http://www.ncbi.nlm.nih.gov/pubmed/27347773" TargetMode="External"/><Relationship Id="rId164" Type="http://schemas.openxmlformats.org/officeDocument/2006/relationships/hyperlink" Target="http://www.who.int/publications-detail/clinical-management-of-severe-acute-respiratory-infection-when-novel-coronavirus-(ncov)-infection-is-suspected" TargetMode="External"/><Relationship Id="rId371" Type="http://schemas.openxmlformats.org/officeDocument/2006/relationships/hyperlink" Target="http://doi.org/10.1101/2020.02.27.20027557" TargetMode="External"/><Relationship Id="rId427" Type="http://schemas.openxmlformats.org/officeDocument/2006/relationships/hyperlink" Target="http://www.ncbi.nlm.nih.gov/pubmed/15673319" TargetMode="External"/><Relationship Id="rId469" Type="http://schemas.openxmlformats.org/officeDocument/2006/relationships/hyperlink" Target="http://dx.doi.org/10.1164/rccm.201603-0645OC" TargetMode="External"/><Relationship Id="rId26" Type="http://schemas.openxmlformats.org/officeDocument/2006/relationships/hyperlink" Target="http://www.ncbi.nlm.nih.gov/pubmed/32085846" TargetMode="External"/><Relationship Id="rId231" Type="http://schemas.openxmlformats.org/officeDocument/2006/relationships/hyperlink" Target="http://www.ncbi.nlm.nih.gov/pubmed/32184201" TargetMode="External"/><Relationship Id="rId273" Type="http://schemas.openxmlformats.org/officeDocument/2006/relationships/hyperlink" Target="http://www.ncbi.nlm.nih.gov/pubmed/32171076" TargetMode="External"/><Relationship Id="rId329" Type="http://schemas.openxmlformats.org/officeDocument/2006/relationships/hyperlink" Target="http://www.who.int/publications-detail/clinical-management-of-severe-acute-respiratory-infection-when-novel-coronavirus-(ncov)-infection-is-suspected" TargetMode="External"/><Relationship Id="rId480" Type="http://schemas.openxmlformats.org/officeDocument/2006/relationships/hyperlink" Target="http://dx.doi.org/10.1002/14651858.CD002787.pub3" TargetMode="External"/><Relationship Id="rId536" Type="http://schemas.openxmlformats.org/officeDocument/2006/relationships/hyperlink" Target="https://www.ncbi.nlm.nih.gov/pubmed/30891590" TargetMode="External"/><Relationship Id="rId68" Type="http://schemas.openxmlformats.org/officeDocument/2006/relationships/hyperlink" Target="http://www.ncbi.nlm.nih.gov/pubmed/32160661" TargetMode="External"/><Relationship Id="rId133" Type="http://schemas.openxmlformats.org/officeDocument/2006/relationships/hyperlink" Target="http://www.ncbi.nlm.nih.gov/pubmed/27347773" TargetMode="External"/><Relationship Id="rId175" Type="http://schemas.openxmlformats.org/officeDocument/2006/relationships/hyperlink" Target="http://busan.china-consulate.org/chn/zt/4/P020200310548447287942.pdf" TargetMode="External"/><Relationship Id="rId340" Type="http://schemas.openxmlformats.org/officeDocument/2006/relationships/hyperlink" Target="http://www.ncbi.nlm.nih.gov/pubmed/32105632" TargetMode="External"/><Relationship Id="rId578" Type="http://schemas.openxmlformats.org/officeDocument/2006/relationships/hyperlink" Target="http://doi.org/10.1016/S2213-2600(20)30079-5" TargetMode="External"/><Relationship Id="rId200" Type="http://schemas.openxmlformats.org/officeDocument/2006/relationships/hyperlink" Target="http://www.ncbi.nlm.nih.gov/pubmed/8083990" TargetMode="External"/><Relationship Id="rId382" Type="http://schemas.openxmlformats.org/officeDocument/2006/relationships/hyperlink" Target="http://www.ncbi.nlm.nih.gov/pubmed/32171076" TargetMode="External"/><Relationship Id="rId438" Type="http://schemas.openxmlformats.org/officeDocument/2006/relationships/hyperlink" Target="http://www.ncbi.nlm.nih.gov/pubmed/32167524" TargetMode="External"/><Relationship Id="rId603" Type="http://schemas.openxmlformats.org/officeDocument/2006/relationships/header" Target="header1.xml"/><Relationship Id="rId242" Type="http://schemas.openxmlformats.org/officeDocument/2006/relationships/hyperlink" Target="http://www.ncbi.nlm.nih.gov/pubmed/25270275" TargetMode="External"/><Relationship Id="rId284" Type="http://schemas.openxmlformats.org/officeDocument/2006/relationships/hyperlink" Target="http://www.ncbi.nlm.nih.gov/pubmed/32031570" TargetMode="External"/><Relationship Id="rId491" Type="http://schemas.openxmlformats.org/officeDocument/2006/relationships/hyperlink" Target="http://www.ncbi.nlm.nih.gov/pubmed/15141377" TargetMode="External"/><Relationship Id="rId505" Type="http://schemas.openxmlformats.org/officeDocument/2006/relationships/hyperlink" Target="http://www.ncbi.nlm.nih.gov/pubmed/27709848" TargetMode="External"/><Relationship Id="rId37" Type="http://schemas.openxmlformats.org/officeDocument/2006/relationships/hyperlink" Target="http://www.ncbi.nlm.nih.gov/pubmed/32171076" TargetMode="External"/><Relationship Id="rId79" Type="http://schemas.openxmlformats.org/officeDocument/2006/relationships/hyperlink" Target="http://www.ncbi.nlm.nih.gov/pubmed/32160661" TargetMode="External"/><Relationship Id="rId102" Type="http://schemas.openxmlformats.org/officeDocument/2006/relationships/hyperlink" Target="http://www.ncbi.nlm.nih.gov/pubmed/32171076" TargetMode="External"/><Relationship Id="rId144" Type="http://schemas.openxmlformats.org/officeDocument/2006/relationships/hyperlink" Target="http://www.ncbi.nlm.nih.gov/pubmed/29161116" TargetMode="External"/><Relationship Id="rId547" Type="http://schemas.openxmlformats.org/officeDocument/2006/relationships/hyperlink" Target="http://dx.doi.org/10.1007/s00134-016-4573-3" TargetMode="External"/><Relationship Id="rId589" Type="http://schemas.openxmlformats.org/officeDocument/2006/relationships/hyperlink" Target="http://doi.org/10.1016/S2468-1253(20)30057-1" TargetMode="External"/><Relationship Id="rId90" Type="http://schemas.openxmlformats.org/officeDocument/2006/relationships/hyperlink" Target="http://www.ncbi.nlm.nih.gov/pubmed/32105632" TargetMode="External"/><Relationship Id="rId186" Type="http://schemas.openxmlformats.org/officeDocument/2006/relationships/hyperlink" Target="http://www.ncbi.nlm.nih.gov/pubmed/16115318" TargetMode="External"/><Relationship Id="rId351" Type="http://schemas.openxmlformats.org/officeDocument/2006/relationships/hyperlink" Target="http://www.ncbi.nlm.nih.gov/pubmed/27709848" TargetMode="External"/><Relationship Id="rId393" Type="http://schemas.openxmlformats.org/officeDocument/2006/relationships/hyperlink" Target="http://www.ncbi.nlm.nih.gov/pubmed/32073213" TargetMode="External"/><Relationship Id="rId407" Type="http://schemas.openxmlformats.org/officeDocument/2006/relationships/hyperlink" Target="http://dx.doi.org/10.1101/2020.02.18.20023242" TargetMode="External"/><Relationship Id="rId449" Type="http://schemas.openxmlformats.org/officeDocument/2006/relationships/hyperlink" Target="http://doi.org/10.1001/jama.2020.4326" TargetMode="External"/><Relationship Id="rId211" Type="http://schemas.openxmlformats.org/officeDocument/2006/relationships/hyperlink" Target="http://www.ncbi.nlm.nih.gov/pubmed/15079764" TargetMode="External"/><Relationship Id="rId253" Type="http://schemas.openxmlformats.org/officeDocument/2006/relationships/hyperlink" Target="http://www.ncbi.nlm.nih.gov/pubmed/32031570" TargetMode="External"/><Relationship Id="rId295" Type="http://schemas.openxmlformats.org/officeDocument/2006/relationships/hyperlink" Target="http://www.ncbi.nlm.nih.gov/pubmed/32176300" TargetMode="External"/><Relationship Id="rId309" Type="http://schemas.openxmlformats.org/officeDocument/2006/relationships/hyperlink" Target="http://www.ncbi.nlm.nih.gov/pubmed/32171076" TargetMode="External"/><Relationship Id="rId460" Type="http://schemas.openxmlformats.org/officeDocument/2006/relationships/hyperlink" Target="http://dx.doi.org/10.1101/2020.02.18.20023242" TargetMode="External"/><Relationship Id="rId516" Type="http://schemas.openxmlformats.org/officeDocument/2006/relationships/hyperlink" Target="https://www.medrxiv.org/content/10.1101/2020.02.27.20027557v1" TargetMode="External"/><Relationship Id="rId48" Type="http://schemas.openxmlformats.org/officeDocument/2006/relationships/hyperlink" Target="http://www.ncbi.nlm.nih.gov/pubmed/32171076" TargetMode="External"/><Relationship Id="rId113" Type="http://schemas.openxmlformats.org/officeDocument/2006/relationships/hyperlink" Target="http://www.who.int/publications-detail/clinical-management-of-severe-acute-respiratory-infection-when-novel-coronavirus-(ncov)-infection-is-suspected" TargetMode="External"/><Relationship Id="rId320" Type="http://schemas.openxmlformats.org/officeDocument/2006/relationships/hyperlink" Target="http://www.ncbi.nlm.nih.gov/pubmed/25599463" TargetMode="External"/><Relationship Id="rId558" Type="http://schemas.openxmlformats.org/officeDocument/2006/relationships/hyperlink" Target="http://www.ncbi.nlm.nih.gov/pubmed/22563403" TargetMode="External"/><Relationship Id="rId155" Type="http://schemas.openxmlformats.org/officeDocument/2006/relationships/hyperlink" Target="http://www.ncbi.nlm.nih.gov/pubmed/32167524" TargetMode="External"/><Relationship Id="rId197" Type="http://schemas.openxmlformats.org/officeDocument/2006/relationships/hyperlink" Target="http://www.ncbi.nlm.nih.gov/pubmed/15076236" TargetMode="External"/><Relationship Id="rId362" Type="http://schemas.openxmlformats.org/officeDocument/2006/relationships/hyperlink" Target="http://www.ncbi.nlm.nih.gov/pubmed/32125362" TargetMode="External"/><Relationship Id="rId418" Type="http://schemas.openxmlformats.org/officeDocument/2006/relationships/hyperlink" Target="http://www.ncbi.nlm.nih.gov/pubmed/32105632" TargetMode="External"/><Relationship Id="rId222" Type="http://schemas.openxmlformats.org/officeDocument/2006/relationships/hyperlink" Target="http://www.acc.org/latest-in-cardiology/articles/2020/03/17/08/59/hfsa-acc-aha-statement-addresses-concerns-re-using-raas-antagonists-in-covid-19" TargetMode="External"/><Relationship Id="rId264" Type="http://schemas.openxmlformats.org/officeDocument/2006/relationships/hyperlink" Target="http://www.ncbi.nlm.nih.gov/pubmed/32031570" TargetMode="External"/><Relationship Id="rId471" Type="http://schemas.openxmlformats.org/officeDocument/2006/relationships/hyperlink" Target="http://dx.doi.org/10.1101/2020.02.12.20022418" TargetMode="External"/><Relationship Id="rId17" Type="http://schemas.openxmlformats.org/officeDocument/2006/relationships/hyperlink" Target="https://www.medrxiv.org/content/10.1101/2020.02.29.20027698v2" TargetMode="External"/><Relationship Id="rId59" Type="http://schemas.openxmlformats.org/officeDocument/2006/relationships/hyperlink" Target="http://www.ncbi.nlm.nih.gov/pubmed/22762937" TargetMode="External"/><Relationship Id="rId124" Type="http://schemas.openxmlformats.org/officeDocument/2006/relationships/hyperlink" Target="http://www.ncbi.nlm.nih.gov/pubmed/28806480" TargetMode="External"/><Relationship Id="rId527" Type="http://schemas.openxmlformats.org/officeDocument/2006/relationships/hyperlink" Target="https://doi.org/10.1016/j.semarthrit.2003.09.012" TargetMode="External"/><Relationship Id="rId569" Type="http://schemas.openxmlformats.org/officeDocument/2006/relationships/hyperlink" Target="http://apps.who.int/iris/handle/10665/331446" TargetMode="External"/><Relationship Id="rId70" Type="http://schemas.openxmlformats.org/officeDocument/2006/relationships/image" Target="media/image3.png"/><Relationship Id="rId166" Type="http://schemas.openxmlformats.org/officeDocument/2006/relationships/hyperlink" Target="http://www.ncbi.nlm.nih.gov/pubmed/30528964" TargetMode="External"/><Relationship Id="rId331" Type="http://schemas.openxmlformats.org/officeDocument/2006/relationships/hyperlink" Target="http://www.ncbi.nlm.nih.gov/pubmed/32171076" TargetMode="External"/><Relationship Id="rId373" Type="http://schemas.openxmlformats.org/officeDocument/2006/relationships/hyperlink" Target="http://www.ncbi.nlm.nih.gov/pubmed/32031570" TargetMode="External"/><Relationship Id="rId429" Type="http://schemas.openxmlformats.org/officeDocument/2006/relationships/hyperlink" Target="http://www.ncbi.nlm.nih.gov/pubmed/15673319" TargetMode="External"/><Relationship Id="rId580" Type="http://schemas.openxmlformats.org/officeDocument/2006/relationships/hyperlink" Target="https://doi.org/10.1128/jvi.78.11.5642-5650.2004" TargetMode="External"/><Relationship Id="rId1" Type="http://schemas.openxmlformats.org/officeDocument/2006/relationships/numbering" Target="numbering.xml"/><Relationship Id="rId233" Type="http://schemas.openxmlformats.org/officeDocument/2006/relationships/hyperlink" Target="http://www.who.int/publications-detail/clinical-management-of-severe-acute-respiratory-infection-when-novel-coronavirus-(ncov)-infection-is-suspected" TargetMode="External"/><Relationship Id="rId440" Type="http://schemas.openxmlformats.org/officeDocument/2006/relationships/hyperlink" Target="mailto:BWHCOVIDGuidelines@gmail.com" TargetMode="External"/><Relationship Id="rId28" Type="http://schemas.openxmlformats.org/officeDocument/2006/relationships/hyperlink" Target="http://www.ncbi.nlm.nih.gov/pubmed/32085846" TargetMode="External"/><Relationship Id="rId275" Type="http://schemas.openxmlformats.org/officeDocument/2006/relationships/hyperlink" Target="https://www.ncbi.nlm.nih.gov/pubmed/32125452" TargetMode="External"/><Relationship Id="rId300" Type="http://schemas.openxmlformats.org/officeDocument/2006/relationships/hyperlink" Target="http://www.ncbi.nlm.nih.gov/pubmed/32109013" TargetMode="External"/><Relationship Id="rId482" Type="http://schemas.openxmlformats.org/officeDocument/2006/relationships/hyperlink" Target="http://dx.doi.org/10.1097/CCM.0000000000000715" TargetMode="External"/><Relationship Id="rId538" Type="http://schemas.openxmlformats.org/officeDocument/2006/relationships/hyperlink" Target="https://doi.org/10.1161/cir.0000000000000527" TargetMode="External"/><Relationship Id="rId81" Type="http://schemas.openxmlformats.org/officeDocument/2006/relationships/hyperlink" Target="http://www.ncbi.nlm.nih.gov/pubmed/32160661" TargetMode="External"/><Relationship Id="rId135" Type="http://schemas.openxmlformats.org/officeDocument/2006/relationships/hyperlink" Target="http://www.ncbi.nlm.nih.gov/pubmed/27347773" TargetMode="External"/><Relationship Id="rId177" Type="http://schemas.openxmlformats.org/officeDocument/2006/relationships/hyperlink" Target="http://busan.china-consulate.org/chn/zt/4/P020200310548447287942.pdf" TargetMode="External"/><Relationship Id="rId342" Type="http://schemas.openxmlformats.org/officeDocument/2006/relationships/hyperlink" Target="http://www.ncbi.nlm.nih.gov/pubmed/32192578" TargetMode="External"/><Relationship Id="rId384" Type="http://schemas.openxmlformats.org/officeDocument/2006/relationships/hyperlink" Target="http://www.ncbi.nlm.nih.gov/pubmed/32171076" TargetMode="External"/><Relationship Id="rId591" Type="http://schemas.openxmlformats.org/officeDocument/2006/relationships/hyperlink" Target="http://doi.org/10.1038/s41569-020-0360-5" TargetMode="External"/><Relationship Id="rId605" Type="http://schemas.openxmlformats.org/officeDocument/2006/relationships/fontTable" Target="fontTable.xml"/><Relationship Id="rId202" Type="http://schemas.openxmlformats.org/officeDocument/2006/relationships/hyperlink" Target="http://www.ncbi.nlm.nih.gov/pubmed/32034323" TargetMode="External"/><Relationship Id="rId244" Type="http://schemas.openxmlformats.org/officeDocument/2006/relationships/hyperlink" Target="http://www.ncbi.nlm.nih.gov/pubmed/16617262" TargetMode="External"/><Relationship Id="rId39" Type="http://schemas.openxmlformats.org/officeDocument/2006/relationships/hyperlink" Target="http://www.ncbi.nlm.nih.gov/pubmed/32171076" TargetMode="External"/><Relationship Id="rId286" Type="http://schemas.openxmlformats.org/officeDocument/2006/relationships/hyperlink" Target="http://www.ncbi.nlm.nih.gov/pubmed/32031570" TargetMode="External"/><Relationship Id="rId451" Type="http://schemas.openxmlformats.org/officeDocument/2006/relationships/hyperlink" Target="https://doi.org/10.1056/nejmoa1916431" TargetMode="External"/><Relationship Id="rId493" Type="http://schemas.openxmlformats.org/officeDocument/2006/relationships/hyperlink" Target="http://www.ncbi.nlm.nih.gov/pubmed/9971864" TargetMode="External"/><Relationship Id="rId507" Type="http://schemas.openxmlformats.org/officeDocument/2006/relationships/hyperlink" Target="https://www.ncbi.nlm.nih.gov/pubmed/8083990" TargetMode="External"/><Relationship Id="rId549" Type="http://schemas.openxmlformats.org/officeDocument/2006/relationships/hyperlink" Target="http://doi.org/10.1371/journal.pmed.0030343" TargetMode="External"/><Relationship Id="rId50" Type="http://schemas.openxmlformats.org/officeDocument/2006/relationships/comments" Target="comments.xml"/><Relationship Id="rId104" Type="http://schemas.openxmlformats.org/officeDocument/2006/relationships/hyperlink" Target="http://www.ncbi.nlm.nih.gov/pubmed/32105632" TargetMode="External"/><Relationship Id="rId146" Type="http://schemas.openxmlformats.org/officeDocument/2006/relationships/hyperlink" Target="http://www.ncbi.nlm.nih.gov/pubmed/29161116" TargetMode="External"/><Relationship Id="rId188" Type="http://schemas.openxmlformats.org/officeDocument/2006/relationships/hyperlink" Target="http://www.ncbi.nlm.nih.gov/pubmed/15766653" TargetMode="External"/><Relationship Id="rId311" Type="http://schemas.openxmlformats.org/officeDocument/2006/relationships/hyperlink" Target="http://www.ncbi.nlm.nih.gov/pubmed/32171076" TargetMode="External"/><Relationship Id="rId353" Type="http://schemas.openxmlformats.org/officeDocument/2006/relationships/hyperlink" Target="http://www.ncbi.nlm.nih.gov/pubmed/27709848" TargetMode="External"/><Relationship Id="rId395" Type="http://schemas.openxmlformats.org/officeDocument/2006/relationships/hyperlink" Target="http://www.ncbi.nlm.nih.gov/pubmed/32145717" TargetMode="External"/><Relationship Id="rId409" Type="http://schemas.openxmlformats.org/officeDocument/2006/relationships/hyperlink" Target="http://www.ncbi.nlm.nih.gov/pubmed/32171076" TargetMode="External"/><Relationship Id="rId560" Type="http://schemas.openxmlformats.org/officeDocument/2006/relationships/hyperlink" Target="http://www.ncbi.nlm.nih.gov/pubmed/31120823" TargetMode="External"/><Relationship Id="rId92" Type="http://schemas.openxmlformats.org/officeDocument/2006/relationships/hyperlink" Target="http://www.ncbi.nlm.nih.gov/pubmed/32145275" TargetMode="External"/><Relationship Id="rId213" Type="http://schemas.openxmlformats.org/officeDocument/2006/relationships/hyperlink" Target="http://www.ncbi.nlm.nih.gov/pubmed/15079764" TargetMode="External"/><Relationship Id="rId420" Type="http://schemas.openxmlformats.org/officeDocument/2006/relationships/hyperlink" Target="http://www.ncbi.nlm.nih.gov/pubmed/32105632" TargetMode="External"/><Relationship Id="rId255" Type="http://schemas.openxmlformats.org/officeDocument/2006/relationships/hyperlink" Target="http://www.ncbi.nlm.nih.gov/pubmed/32031570" TargetMode="External"/><Relationship Id="rId297" Type="http://schemas.openxmlformats.org/officeDocument/2006/relationships/hyperlink" Target="http://www.ncbi.nlm.nih.gov/pubmed/32176300" TargetMode="External"/><Relationship Id="rId462" Type="http://schemas.openxmlformats.org/officeDocument/2006/relationships/hyperlink" Target="http://www.ncbi.nlm.nih.gov/pubmed/15673319" TargetMode="External"/><Relationship Id="rId518" Type="http://schemas.openxmlformats.org/officeDocument/2006/relationships/hyperlink" Target="https://www.ncbi.nlm.nih.gov/pubmed/30526505" TargetMode="External"/><Relationship Id="rId115" Type="http://schemas.openxmlformats.org/officeDocument/2006/relationships/hyperlink" Target="http://www.who.int/publications-detail/clinical-management-of-severe-acute-respiratory-infection-when-novel-coronavirus-(ncov)-infection-is-suspected" TargetMode="External"/><Relationship Id="rId157" Type="http://schemas.openxmlformats.org/officeDocument/2006/relationships/hyperlink" Target="http://www.ncbi.nlm.nih.gov/pubmed/32167524" TargetMode="External"/><Relationship Id="rId322" Type="http://schemas.openxmlformats.org/officeDocument/2006/relationships/hyperlink" Target="http://www.ncbi.nlm.nih.gov/pubmed/27513822" TargetMode="External"/><Relationship Id="rId364" Type="http://schemas.openxmlformats.org/officeDocument/2006/relationships/hyperlink" Target="http://doi.org/10.1148/ryct.2020200067" TargetMode="External"/><Relationship Id="rId61" Type="http://schemas.openxmlformats.org/officeDocument/2006/relationships/hyperlink" Target="http://www.ncbi.nlm.nih.gov/pubmed/30705129" TargetMode="External"/><Relationship Id="rId199" Type="http://schemas.openxmlformats.org/officeDocument/2006/relationships/hyperlink" Target="http://www.ncbi.nlm.nih.gov/pubmed/8083990" TargetMode="External"/><Relationship Id="rId571" Type="http://schemas.openxmlformats.org/officeDocument/2006/relationships/hyperlink" Target="http://www.ncbi.nlm.nih.gov/pubmed/32167524" TargetMode="External"/><Relationship Id="rId19" Type="http://schemas.openxmlformats.org/officeDocument/2006/relationships/hyperlink" Target="https://medium.com/@nigam/higher-co-infection-rates-in-covid19-b24965088333" TargetMode="External"/><Relationship Id="rId224" Type="http://schemas.openxmlformats.org/officeDocument/2006/relationships/hyperlink" Target="http://www.acc.org/latest-in-cardiology/articles/2020/03/17/08/59/hfsa-acc-aha-statement-addresses-concerns-re-using-raas-antagonists-in-covid-19" TargetMode="External"/><Relationship Id="rId266" Type="http://schemas.openxmlformats.org/officeDocument/2006/relationships/hyperlink" Target="http://www.ncbi.nlm.nih.gov/pubmed/32031570" TargetMode="External"/><Relationship Id="rId431" Type="http://schemas.openxmlformats.org/officeDocument/2006/relationships/hyperlink" Target="http://www.ncbi.nlm.nih.gov/pubmed/32145190" TargetMode="External"/><Relationship Id="rId473" Type="http://schemas.openxmlformats.org/officeDocument/2006/relationships/hyperlink" Target="http://www.ncbi.nlm.nih.gov/pubmed/32171062" TargetMode="External"/><Relationship Id="rId529" Type="http://schemas.openxmlformats.org/officeDocument/2006/relationships/hyperlink" Target="https://doi.org/10.1016/s1473-3099(05)01311-3" TargetMode="External"/><Relationship Id="rId30" Type="http://schemas.openxmlformats.org/officeDocument/2006/relationships/hyperlink" Target="http://www.ncbi.nlm.nih.gov/pubmed/32085846" TargetMode="External"/><Relationship Id="rId126" Type="http://schemas.openxmlformats.org/officeDocument/2006/relationships/hyperlink" Target="http://www.ncbi.nlm.nih.gov/pubmed/28806480" TargetMode="External"/><Relationship Id="rId168" Type="http://schemas.openxmlformats.org/officeDocument/2006/relationships/hyperlink" Target="http://www.ncbi.nlm.nih.gov/pubmed/30528964" TargetMode="External"/><Relationship Id="rId333" Type="http://schemas.openxmlformats.org/officeDocument/2006/relationships/hyperlink" Target="http://www.ncbi.nlm.nih.gov/pubmed/32171076" TargetMode="External"/><Relationship Id="rId540" Type="http://schemas.openxmlformats.org/officeDocument/2006/relationships/hyperlink" Target="https://doi.org/10.1097/00126334-200403010-00002" TargetMode="External"/><Relationship Id="rId72" Type="http://schemas.openxmlformats.org/officeDocument/2006/relationships/hyperlink" Target="http://www.ncbi.nlm.nih.gov/pubmed/23271823" TargetMode="External"/><Relationship Id="rId375" Type="http://schemas.openxmlformats.org/officeDocument/2006/relationships/hyperlink" Target="http://www.ncbi.nlm.nih.gov/pubmed/32031570" TargetMode="External"/><Relationship Id="rId582" Type="http://schemas.openxmlformats.org/officeDocument/2006/relationships/hyperlink" Target="http://doi.org/10.1093/cid/ciaa237" TargetMode="External"/><Relationship Id="rId3" Type="http://schemas.openxmlformats.org/officeDocument/2006/relationships/settings" Target="settings.xml"/><Relationship Id="rId235" Type="http://schemas.openxmlformats.org/officeDocument/2006/relationships/hyperlink" Target="http://www.who.int/publications-detail/clinical-management-of-severe-acute-respiratory-infection-when-novel-coronavirus-(ncov)-infection-is-suspected" TargetMode="External"/><Relationship Id="rId277" Type="http://schemas.openxmlformats.org/officeDocument/2006/relationships/hyperlink" Target="http://www.ncbi.nlm.nih.gov/pubmed/32176300" TargetMode="External"/><Relationship Id="rId400" Type="http://schemas.openxmlformats.org/officeDocument/2006/relationships/hyperlink" Target="http://dx.doi.org/10.1101/2020.02.18.20023242" TargetMode="External"/><Relationship Id="rId442" Type="http://schemas.openxmlformats.org/officeDocument/2006/relationships/hyperlink" Target="http://www.ncbi.nlm.nih.gov/pmc/articles/PMC6483148/" TargetMode="External"/><Relationship Id="rId484" Type="http://schemas.openxmlformats.org/officeDocument/2006/relationships/hyperlink" Target="http://dx.doi.org/10.1056/NEJMoa2002032" TargetMode="External"/><Relationship Id="rId137" Type="http://schemas.openxmlformats.org/officeDocument/2006/relationships/hyperlink" Target="http://www.ncbi.nlm.nih.gov/pubmed/15494274" TargetMode="External"/><Relationship Id="rId302" Type="http://schemas.openxmlformats.org/officeDocument/2006/relationships/hyperlink" Target="http://www.ncbi.nlm.nih.gov/pubmed/2913385" TargetMode="External"/><Relationship Id="rId344" Type="http://schemas.openxmlformats.org/officeDocument/2006/relationships/hyperlink" Target="http://www.ncbi.nlm.nih.gov/pubmed/32007143" TargetMode="External"/><Relationship Id="rId41" Type="http://schemas.openxmlformats.org/officeDocument/2006/relationships/hyperlink" Target="http://www.ncbi.nlm.nih.gov/pubmed/31986264" TargetMode="External"/><Relationship Id="rId83" Type="http://schemas.openxmlformats.org/officeDocument/2006/relationships/hyperlink" Target="http://www.ncbi.nlm.nih.gov/pubmed/23688302" TargetMode="External"/><Relationship Id="rId179" Type="http://schemas.openxmlformats.org/officeDocument/2006/relationships/hyperlink" Target="http://www.ncbi.nlm.nih.gov/pubmed/32147496" TargetMode="External"/><Relationship Id="rId386" Type="http://schemas.openxmlformats.org/officeDocument/2006/relationships/hyperlink" Target="http://www.ncbi.nlm.nih.gov/pubmed/32073213" TargetMode="External"/><Relationship Id="rId551" Type="http://schemas.openxmlformats.org/officeDocument/2006/relationships/hyperlink" Target="http://dx.doi.org/10.1001/jama.1989.03420060100040" TargetMode="External"/><Relationship Id="rId593" Type="http://schemas.openxmlformats.org/officeDocument/2006/relationships/hyperlink" Target="http://doi.org/10.3760/cma.j.issn.1001-0939.2020.0019" TargetMode="External"/><Relationship Id="rId190" Type="http://schemas.openxmlformats.org/officeDocument/2006/relationships/hyperlink" Target="http://www.ncbi.nlm.nih.gov/pubmed/15766653" TargetMode="External"/><Relationship Id="rId204" Type="http://schemas.openxmlformats.org/officeDocument/2006/relationships/hyperlink" Target="http://www.ncbi.nlm.nih.gov/pubmed/32075365" TargetMode="External"/><Relationship Id="rId246" Type="http://schemas.openxmlformats.org/officeDocument/2006/relationships/hyperlink" Target="http://www.ncbi.nlm.nih.gov/pubmed/16617262" TargetMode="External"/><Relationship Id="rId288" Type="http://schemas.openxmlformats.org/officeDocument/2006/relationships/hyperlink" Target="http://www.ncbi.nlm.nih.gov/pubmed/29365305" TargetMode="External"/><Relationship Id="rId411" Type="http://schemas.openxmlformats.org/officeDocument/2006/relationships/hyperlink" Target="http://www.ncbi.nlm.nih.gov/pubmed/32171076" TargetMode="External"/><Relationship Id="rId453" Type="http://schemas.openxmlformats.org/officeDocument/2006/relationships/hyperlink" Target="https://www.acc.org/sitecore/content/Sites/ACC/Home/Latest-in-Cardiology/Articles/2020/03/17/08/59/HFSA-ACC-AHA-Statement-Addresses-Concerns-Re-Using-RAAS-Antagonists-in-COVID-19" TargetMode="External"/><Relationship Id="rId509" Type="http://schemas.openxmlformats.org/officeDocument/2006/relationships/hyperlink" Target="http://www.ncbi.nlm.nih.gov/pubmed/29365305" TargetMode="External"/><Relationship Id="rId106" Type="http://schemas.openxmlformats.org/officeDocument/2006/relationships/hyperlink" Target="http://www.ncbi.nlm.nih.gov/pubmed/32105632" TargetMode="External"/><Relationship Id="rId313" Type="http://schemas.openxmlformats.org/officeDocument/2006/relationships/hyperlink" Target="http://www.ncbi.nlm.nih.gov/pubmed/32125452" TargetMode="External"/><Relationship Id="rId495" Type="http://schemas.openxmlformats.org/officeDocument/2006/relationships/hyperlink" Target="http://www.ncbi.nlm.nih.gov/pubmed/25270275" TargetMode="External"/><Relationship Id="rId10" Type="http://schemas.openxmlformats.org/officeDocument/2006/relationships/hyperlink" Target="http://www.ncbi.nlm.nih.gov/pubmed/32182409" TargetMode="External"/><Relationship Id="rId52" Type="http://schemas.microsoft.com/office/2016/09/relationships/commentsIds" Target="commentsIds.xml"/><Relationship Id="rId94" Type="http://schemas.openxmlformats.org/officeDocument/2006/relationships/hyperlink" Target="http://www.ncbi.nlm.nih.gov/pubmed/32145275" TargetMode="External"/><Relationship Id="rId148" Type="http://schemas.openxmlformats.org/officeDocument/2006/relationships/hyperlink" Target="http://www.ncbi.nlm.nih.gov/pubmed/29161116" TargetMode="External"/><Relationship Id="rId355" Type="http://schemas.openxmlformats.org/officeDocument/2006/relationships/hyperlink" Target="http://www.ncbi.nlm.nih.gov/pubmed/15030519" TargetMode="External"/><Relationship Id="rId397" Type="http://schemas.openxmlformats.org/officeDocument/2006/relationships/hyperlink" Target="http://dx.doi.org/10.1101/2020.02.12.20022418" TargetMode="External"/><Relationship Id="rId520" Type="http://schemas.openxmlformats.org/officeDocument/2006/relationships/hyperlink" Target="https://www.ncbi.nlm.nih.gov/pubmed/32192578" TargetMode="External"/><Relationship Id="rId562" Type="http://schemas.openxmlformats.org/officeDocument/2006/relationships/hyperlink" Target="https://www.ncbi.nlm.nih.gov/pubmed/32182409" TargetMode="External"/><Relationship Id="rId215" Type="http://schemas.openxmlformats.org/officeDocument/2006/relationships/hyperlink" Target="http://www.ncbi.nlm.nih.gov/pubmed/31971553" TargetMode="External"/><Relationship Id="rId257" Type="http://schemas.openxmlformats.org/officeDocument/2006/relationships/hyperlink" Target="http://www.ncbi.nlm.nih.gov/pubmed/32007143" TargetMode="External"/><Relationship Id="rId422" Type="http://schemas.openxmlformats.org/officeDocument/2006/relationships/hyperlink" Target="http://www.ncbi.nlm.nih.gov/pubmed/32167524" TargetMode="External"/><Relationship Id="rId464" Type="http://schemas.openxmlformats.org/officeDocument/2006/relationships/hyperlink" Target="http://www.ncbi.nlm.nih.gov/pubmed/32184201" TargetMode="External"/><Relationship Id="rId299" Type="http://schemas.openxmlformats.org/officeDocument/2006/relationships/hyperlink" Target="http://www.ncbi.nlm.nih.gov/pubmed/32109013" TargetMode="External"/><Relationship Id="rId63" Type="http://schemas.openxmlformats.org/officeDocument/2006/relationships/hyperlink" Target="http://www.ncbi.nlm.nih.gov/pubmed/32102726" TargetMode="External"/><Relationship Id="rId159" Type="http://schemas.openxmlformats.org/officeDocument/2006/relationships/hyperlink" Target="http://www.ncbi.nlm.nih.gov/pubmed/32167524" TargetMode="External"/><Relationship Id="rId366" Type="http://schemas.openxmlformats.org/officeDocument/2006/relationships/hyperlink" Target="http://www.preprints.org/manuscript/202002.0407/v2" TargetMode="External"/><Relationship Id="rId573" Type="http://schemas.openxmlformats.org/officeDocument/2006/relationships/hyperlink" Target="http://www.ncbi.nlm.nih.gov/pubmed/32145717" TargetMode="External"/><Relationship Id="rId226" Type="http://schemas.openxmlformats.org/officeDocument/2006/relationships/hyperlink" Target="http://www.ncbi.nlm.nih.gov/pubmed/32171062" TargetMode="External"/><Relationship Id="rId433" Type="http://schemas.openxmlformats.org/officeDocument/2006/relationships/hyperlink" Target="http://www.ncbi.nlm.nih.gov/pubmed/32171076" TargetMode="External"/><Relationship Id="rId74" Type="http://schemas.openxmlformats.org/officeDocument/2006/relationships/hyperlink" Target="http://www.ncbi.nlm.nih.gov/pubmed/23271823" TargetMode="External"/><Relationship Id="rId377" Type="http://schemas.openxmlformats.org/officeDocument/2006/relationships/hyperlink" Target="http://www.ncbi.nlm.nih.gov/pubmed/32171076" TargetMode="External"/><Relationship Id="rId500" Type="http://schemas.openxmlformats.org/officeDocument/2006/relationships/hyperlink" Target="http://dx.doi.org/10.1183/13993003.02339-2018" TargetMode="External"/><Relationship Id="rId584" Type="http://schemas.openxmlformats.org/officeDocument/2006/relationships/hyperlink" Target="http://doi.org/10.1001/jama.2020.3204" TargetMode="External"/><Relationship Id="rId5" Type="http://schemas.openxmlformats.org/officeDocument/2006/relationships/footnotes" Target="footnotes.xml"/><Relationship Id="rId237" Type="http://schemas.openxmlformats.org/officeDocument/2006/relationships/hyperlink" Target="http://www.ncbi.nlm.nih.gov/pubmed/9971864" TargetMode="External"/><Relationship Id="rId444" Type="http://schemas.openxmlformats.org/officeDocument/2006/relationships/hyperlink" Target="http://www.ncbi.nlm.nih.gov/pubmed/15650225" TargetMode="External"/><Relationship Id="rId290" Type="http://schemas.openxmlformats.org/officeDocument/2006/relationships/hyperlink" Target="http://www.ncbi.nlm.nih.gov/pubmed/32125452" TargetMode="External"/><Relationship Id="rId304" Type="http://schemas.openxmlformats.org/officeDocument/2006/relationships/hyperlink" Target="http://www.ncbi.nlm.nih.gov/pubmed/2913385" TargetMode="External"/><Relationship Id="rId388" Type="http://schemas.openxmlformats.org/officeDocument/2006/relationships/hyperlink" Target="http://www.ncbi.nlm.nih.gov/pubmed/29255070" TargetMode="External"/><Relationship Id="rId511" Type="http://schemas.openxmlformats.org/officeDocument/2006/relationships/hyperlink" Target="http://www.ncbi.nlm.nih.gov/pubmed/15494274" TargetMode="External"/><Relationship Id="rId85" Type="http://schemas.openxmlformats.org/officeDocument/2006/relationships/hyperlink" Target="http://www.ncbi.nlm.nih.gov/pubmed/32171076" TargetMode="External"/><Relationship Id="rId150" Type="http://schemas.openxmlformats.org/officeDocument/2006/relationships/hyperlink" Target="http://www.who.int/publications-detail/clinical-management-of-severe-acute-respiratory-infection-when-novel-coronavirus-(ncov)-infection-is-suspected" TargetMode="External"/><Relationship Id="rId595" Type="http://schemas.openxmlformats.org/officeDocument/2006/relationships/hyperlink" Target="http://doi.org/10.3760/cma.j.cn112148-20200225-00123" TargetMode="External"/><Relationship Id="rId248" Type="http://schemas.openxmlformats.org/officeDocument/2006/relationships/hyperlink" Target="http://www.ncbi.nlm.nih.gov/pubmed/32171076" TargetMode="External"/><Relationship Id="rId455" Type="http://schemas.openxmlformats.org/officeDocument/2006/relationships/hyperlink" Target="http://www.ncbi.nlm.nih.gov/pubmed/30528964" TargetMode="External"/><Relationship Id="rId12" Type="http://schemas.openxmlformats.org/officeDocument/2006/relationships/hyperlink" Target="http://www.ncbi.nlm.nih.gov/pubmed/32182409" TargetMode="External"/><Relationship Id="rId108" Type="http://schemas.openxmlformats.org/officeDocument/2006/relationships/hyperlink" Target="http://www.ncbi.nlm.nih.gov/pubmed/32109013" TargetMode="External"/><Relationship Id="rId315" Type="http://schemas.openxmlformats.org/officeDocument/2006/relationships/hyperlink" Target="http://www.ncbi.nlm.nih.gov/pubmed/30526505" TargetMode="External"/><Relationship Id="rId522" Type="http://schemas.openxmlformats.org/officeDocument/2006/relationships/hyperlink" Target="https://doi.org/10.1164/rccm.201111-2025oc" TargetMode="External"/><Relationship Id="rId96" Type="http://schemas.openxmlformats.org/officeDocument/2006/relationships/hyperlink" Target="http://www.ncbi.nlm.nih.gov/pubmed/32145275" TargetMode="External"/><Relationship Id="rId161" Type="http://schemas.openxmlformats.org/officeDocument/2006/relationships/hyperlink" Target="http://www.ncbi.nlm.nih.gov/pubmed/32167524" TargetMode="External"/><Relationship Id="rId399" Type="http://schemas.openxmlformats.org/officeDocument/2006/relationships/hyperlink" Target="http://dx.doi.org/10.1101/2020.02.12.20022418" TargetMode="External"/><Relationship Id="rId259" Type="http://schemas.openxmlformats.org/officeDocument/2006/relationships/hyperlink" Target="http://www.ncbi.nlm.nih.gov/pubmed/32007143" TargetMode="External"/><Relationship Id="rId466" Type="http://schemas.openxmlformats.org/officeDocument/2006/relationships/hyperlink" Target="http://www.ncbi.nlm.nih.gov/pubmed/27036638" TargetMode="External"/><Relationship Id="rId23" Type="http://schemas.openxmlformats.org/officeDocument/2006/relationships/hyperlink" Target="https://pulse.partners.org/hub/departments/emergency_preparedness/coronavirus/covid19_clinical_policies" TargetMode="External"/><Relationship Id="rId119" Type="http://schemas.openxmlformats.org/officeDocument/2006/relationships/hyperlink" Target="http://www.ncbi.nlm.nih.gov/pubmed/27347773" TargetMode="External"/><Relationship Id="rId326" Type="http://schemas.openxmlformats.org/officeDocument/2006/relationships/hyperlink" Target="http://www.ncbi.nlm.nih.gov/pubmed/27734109" TargetMode="External"/><Relationship Id="rId533" Type="http://schemas.openxmlformats.org/officeDocument/2006/relationships/hyperlink" Target="https://www.ncbi.nlm.nih.gov/pubmed/22762937" TargetMode="External"/><Relationship Id="rId172" Type="http://schemas.openxmlformats.org/officeDocument/2006/relationships/hyperlink" Target="http://www.ncbi.nlm.nih.gov/pubmed/30891590" TargetMode="External"/><Relationship Id="rId477" Type="http://schemas.openxmlformats.org/officeDocument/2006/relationships/hyperlink" Target="http://www.ncbi.nlm.nih.gov/pubmed/25742022" TargetMode="External"/><Relationship Id="rId600" Type="http://schemas.openxmlformats.org/officeDocument/2006/relationships/hyperlink" Target="http://www.ncbi.nlm.nih.gov/pubmed/32015507" TargetMode="External"/><Relationship Id="rId337" Type="http://schemas.openxmlformats.org/officeDocument/2006/relationships/hyperlink" Target="http://www.ncbi.nlm.nih.gov/pubmed/32125452" TargetMode="External"/><Relationship Id="rId34" Type="http://schemas.openxmlformats.org/officeDocument/2006/relationships/hyperlink" Target="http://www.ncbi.nlm.nih.gov/pubmed/32031570" TargetMode="External"/><Relationship Id="rId544" Type="http://schemas.openxmlformats.org/officeDocument/2006/relationships/hyperlink" Target="https://medium.com/@nigam/higher-co-infection-rates-in-covid19-b24965088333" TargetMode="External"/><Relationship Id="rId183" Type="http://schemas.openxmlformats.org/officeDocument/2006/relationships/hyperlink" Target="http://www.ncbi.nlm.nih.gov/pubmed/32171740" TargetMode="External"/><Relationship Id="rId390" Type="http://schemas.openxmlformats.org/officeDocument/2006/relationships/hyperlink" Target="http://www.ncbi.nlm.nih.gov/pubmed/29255070" TargetMode="External"/><Relationship Id="rId404" Type="http://schemas.openxmlformats.org/officeDocument/2006/relationships/hyperlink" Target="http://www.ncbi.nlm.nih.gov/pubmed/32171076" TargetMode="External"/><Relationship Id="rId250" Type="http://schemas.openxmlformats.org/officeDocument/2006/relationships/hyperlink" Target="http://www.ncbi.nlm.nih.gov/pubmed/32125452" TargetMode="External"/><Relationship Id="rId488" Type="http://schemas.openxmlformats.org/officeDocument/2006/relationships/hyperlink" Target="https://doi.org/10.1002/ddr.21656" TargetMode="External"/><Relationship Id="rId45" Type="http://schemas.openxmlformats.org/officeDocument/2006/relationships/hyperlink" Target="http://www.ncbi.nlm.nih.gov/pubmed/31986264" TargetMode="External"/><Relationship Id="rId110" Type="http://schemas.openxmlformats.org/officeDocument/2006/relationships/hyperlink" Target="http://www.ncbi.nlm.nih.gov/pubmed/32109013" TargetMode="External"/><Relationship Id="rId348" Type="http://schemas.openxmlformats.org/officeDocument/2006/relationships/hyperlink" Target="http://www.ncbi.nlm.nih.gov/pubmed/32167524" TargetMode="External"/><Relationship Id="rId555" Type="http://schemas.openxmlformats.org/officeDocument/2006/relationships/hyperlink" Target="https://doi.org/10.1016/j.antiviral.2020.104762" TargetMode="External"/><Relationship Id="rId194" Type="http://schemas.openxmlformats.org/officeDocument/2006/relationships/hyperlink" Target="http://www.ncbi.nlm.nih.gov/pubmed/15076236" TargetMode="External"/><Relationship Id="rId208" Type="http://schemas.openxmlformats.org/officeDocument/2006/relationships/hyperlink" Target="http://www.ncbi.nlm.nih.gov/pubmed/32150618" TargetMode="External"/><Relationship Id="rId415" Type="http://schemas.openxmlformats.org/officeDocument/2006/relationships/hyperlink" Target="http://www.ncbi.nlm.nih.gov/pubmed/32031570" TargetMode="External"/><Relationship Id="rId261" Type="http://schemas.openxmlformats.org/officeDocument/2006/relationships/hyperlink" Target="http://www.ncbi.nlm.nih.gov/pubmed/32171076" TargetMode="External"/><Relationship Id="rId499" Type="http://schemas.openxmlformats.org/officeDocument/2006/relationships/hyperlink" Target="https://www.ncbi.nlm.nih.gov/pubmed/31986264" TargetMode="External"/><Relationship Id="rId56" Type="http://schemas.openxmlformats.org/officeDocument/2006/relationships/hyperlink" Target="http://www.ncbi.nlm.nih.gov/pubmed/22762937" TargetMode="External"/><Relationship Id="rId359" Type="http://schemas.openxmlformats.org/officeDocument/2006/relationships/hyperlink" Target="http://www.ncbi.nlm.nih.gov/pubmed/32125452" TargetMode="External"/><Relationship Id="rId566" Type="http://schemas.openxmlformats.org/officeDocument/2006/relationships/hyperlink" Target="http://www.ncbi.nlm.nih.gov/pubmed/320315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21527</Words>
  <Characters>122704</Characters>
  <Application>Microsoft Office Word</Application>
  <DocSecurity>0</DocSecurity>
  <Lines>1022</Lines>
  <Paragraphs>287</Paragraphs>
  <ScaleCrop>false</ScaleCrop>
  <Company/>
  <LinksUpToDate>false</LinksUpToDate>
  <CharactersWithSpaces>143944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4</cp:revision>
  <dcterms:created xsi:type="dcterms:W3CDTF">2020-03-25T13:08:00Z</dcterms:created>
  <dcterms:modified xsi:type="dcterms:W3CDTF">2020-03-25T13:15:00Z</dcterms:modified>
</cp:coreProperties>
</file>